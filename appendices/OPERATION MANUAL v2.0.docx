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57BE3CFE" w:rsidR="008057D9" w:rsidRDefault="00351182">
      <w:pPr>
        <w:pStyle w:val="Heading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1: OVERVIEW OF EWB HONG KONG</w:t>
      </w:r>
    </w:p>
    <w:p w14:paraId="00000002" w14:textId="18EA5F7B" w:rsidR="008057D9" w:rsidRDefault="008057D9">
      <w:pPr>
        <w:jc w:val="both"/>
        <w:rPr>
          <w:rFonts w:ascii="Times New Roman" w:eastAsia="Times New Roman" w:hAnsi="Times New Roman" w:cs="Times New Roman"/>
        </w:rPr>
      </w:pPr>
    </w:p>
    <w:p w14:paraId="00000003" w14:textId="7BC2C307" w:rsidR="008057D9" w:rsidRDefault="00351182">
      <w:pPr>
        <w:jc w:val="both"/>
        <w:rPr>
          <w:rFonts w:ascii="Times New Roman" w:eastAsia="Times New Roman" w:hAnsi="Times New Roman" w:cs="Times New Roman"/>
          <w:b/>
        </w:rPr>
      </w:pPr>
      <w:r>
        <w:rPr>
          <w:rFonts w:ascii="Times New Roman" w:eastAsia="Times New Roman" w:hAnsi="Times New Roman" w:cs="Times New Roman"/>
          <w:b/>
        </w:rPr>
        <w:t>1.1 Organization Background</w:t>
      </w:r>
    </w:p>
    <w:p w14:paraId="00000007" w14:textId="5893C3A2" w:rsidR="008057D9" w:rsidRDefault="00351182">
      <w:pPr>
        <w:spacing w:after="0"/>
        <w:jc w:val="both"/>
        <w:rPr>
          <w:rFonts w:ascii="Times New Roman" w:eastAsia="Times New Roman" w:hAnsi="Times New Roman" w:cs="Times New Roman"/>
        </w:rPr>
      </w:pPr>
      <w:r>
        <w:rPr>
          <w:rFonts w:ascii="Times New Roman" w:eastAsia="Times New Roman" w:hAnsi="Times New Roman" w:cs="Times New Roman"/>
        </w:rPr>
        <w:t>Engineers Without Borders (Hong Kong) Limited (hereinafter referred to as</w:t>
      </w:r>
      <w:r w:rsidR="00447D62">
        <w:rPr>
          <w:rFonts w:ascii="Times New Roman" w:eastAsia="Times New Roman" w:hAnsi="Times New Roman" w:cs="Times New Roman"/>
        </w:rPr>
        <w:t xml:space="preserve"> </w:t>
      </w:r>
      <w:r w:rsidR="00360932">
        <w:rPr>
          <w:rFonts w:ascii="Times New Roman" w:eastAsia="Times New Roman" w:hAnsi="Times New Roman" w:cs="Times New Roman"/>
        </w:rPr>
        <w:t xml:space="preserve">“EWB-HK”) </w:t>
      </w:r>
      <w:r w:rsidR="00681AAF" w:rsidRPr="007D72C5">
        <w:rPr>
          <w:rFonts w:ascii="Times New Roman" w:hAnsi="Times New Roman" w:cs="Times New Roman"/>
          <w:lang w:val="en-US"/>
        </w:rPr>
        <w:t>is an engineering-based charitable organization in Hong Kong.</w:t>
      </w:r>
      <w:r w:rsidR="00681AAF">
        <w:rPr>
          <w:rFonts w:ascii="Times New Roman" w:hAnsi="Times New Roman" w:cs="Times New Roman"/>
          <w:lang w:val="en-US"/>
        </w:rPr>
        <w:t xml:space="preserve"> It was </w:t>
      </w:r>
      <w:r>
        <w:rPr>
          <w:rFonts w:ascii="Times New Roman" w:eastAsia="Times New Roman" w:hAnsi="Times New Roman" w:cs="Times New Roman"/>
        </w:rPr>
        <w:t>found</w:t>
      </w:r>
      <w:r w:rsidR="00681AAF">
        <w:rPr>
          <w:rFonts w:ascii="Times New Roman" w:eastAsia="Times New Roman" w:hAnsi="Times New Roman" w:cs="Times New Roman"/>
        </w:rPr>
        <w:t>ed</w:t>
      </w:r>
      <w:r>
        <w:rPr>
          <w:rFonts w:ascii="Times New Roman" w:eastAsia="Times New Roman" w:hAnsi="Times New Roman" w:cs="Times New Roman"/>
        </w:rPr>
        <w:t xml:space="preserve"> in 2008 and converted</w:t>
      </w:r>
      <w:r w:rsidR="00360932">
        <w:rPr>
          <w:rFonts w:ascii="Times New Roman" w:eastAsia="Times New Roman" w:hAnsi="Times New Roman" w:cs="Times New Roman"/>
        </w:rPr>
        <w:t xml:space="preserve"> </w:t>
      </w:r>
      <w:r>
        <w:rPr>
          <w:rFonts w:ascii="Times New Roman" w:eastAsia="Times New Roman" w:hAnsi="Times New Roman" w:cs="Times New Roman"/>
        </w:rPr>
        <w:t xml:space="preserve">to a limited </w:t>
      </w:r>
      <w:r w:rsidR="00681AAF">
        <w:rPr>
          <w:rFonts w:ascii="Times New Roman" w:eastAsia="Times New Roman" w:hAnsi="Times New Roman" w:cs="Times New Roman"/>
        </w:rPr>
        <w:t xml:space="preserve">liability </w:t>
      </w:r>
      <w:r>
        <w:rPr>
          <w:rFonts w:ascii="Times New Roman" w:eastAsia="Times New Roman" w:hAnsi="Times New Roman" w:cs="Times New Roman"/>
        </w:rPr>
        <w:t>company under the company ordinance of Hong Kong on 12th</w:t>
      </w:r>
      <w:r w:rsidR="00360932">
        <w:rPr>
          <w:rFonts w:ascii="Times New Roman" w:eastAsia="Times New Roman" w:hAnsi="Times New Roman" w:cs="Times New Roman"/>
        </w:rPr>
        <w:t xml:space="preserve"> </w:t>
      </w:r>
      <w:r>
        <w:rPr>
          <w:rFonts w:ascii="Times New Roman" w:eastAsia="Times New Roman" w:hAnsi="Times New Roman" w:cs="Times New Roman"/>
        </w:rPr>
        <w:t>August 2015.</w:t>
      </w:r>
    </w:p>
    <w:p w14:paraId="0000000C" w14:textId="6BC3E8E6" w:rsidR="008057D9" w:rsidRDefault="008057D9">
      <w:pPr>
        <w:spacing w:after="0"/>
        <w:jc w:val="both"/>
        <w:rPr>
          <w:rFonts w:ascii="Times New Roman" w:eastAsia="Times New Roman" w:hAnsi="Times New Roman" w:cs="Times New Roman"/>
        </w:rPr>
      </w:pPr>
    </w:p>
    <w:p w14:paraId="0000000D" w14:textId="5DA579AB" w:rsidR="008057D9" w:rsidRDefault="00351182">
      <w:pPr>
        <w:spacing w:after="0"/>
        <w:jc w:val="both"/>
        <w:rPr>
          <w:rFonts w:ascii="Times New Roman" w:eastAsia="Times New Roman" w:hAnsi="Times New Roman" w:cs="Times New Roman"/>
        </w:rPr>
      </w:pPr>
      <w:r>
        <w:rPr>
          <w:rFonts w:ascii="Times New Roman" w:eastAsia="Times New Roman" w:hAnsi="Times New Roman" w:cs="Times New Roman"/>
        </w:rPr>
        <w:t xml:space="preserve">EWB-HK is a volunteer-based organization and supported by members and volunteers from engineering and non-engineering backgrounds. EWB-HK is an independent organization, a non-governmental organization (NGO), non- political and non-religious organization, as well as non-profit-making organization (NPO). </w:t>
      </w:r>
    </w:p>
    <w:p w14:paraId="0000000E" w14:textId="3F79E84E" w:rsidR="008057D9" w:rsidRDefault="008057D9">
      <w:pPr>
        <w:spacing w:after="0"/>
        <w:jc w:val="both"/>
        <w:rPr>
          <w:rFonts w:ascii="Times New Roman" w:eastAsia="Times New Roman" w:hAnsi="Times New Roman" w:cs="Times New Roman"/>
        </w:rPr>
      </w:pPr>
    </w:p>
    <w:p w14:paraId="0000000F" w14:textId="5FD12258" w:rsidR="008057D9" w:rsidRDefault="00351182">
      <w:pPr>
        <w:spacing w:after="0"/>
        <w:jc w:val="both"/>
        <w:rPr>
          <w:rFonts w:ascii="Times New Roman" w:eastAsia="Times New Roman" w:hAnsi="Times New Roman" w:cs="Times New Roman"/>
        </w:rPr>
      </w:pPr>
      <w:r>
        <w:rPr>
          <w:rFonts w:ascii="Times New Roman" w:eastAsia="Times New Roman" w:hAnsi="Times New Roman" w:cs="Times New Roman"/>
        </w:rPr>
        <w:t xml:space="preserve">As an approved charitable institution, EWB-HK is exempt from tax under section 88 of the Inland Revenue Ordinance (Cap 112) (IRD File No. 91/9757). </w:t>
      </w:r>
    </w:p>
    <w:p w14:paraId="00000014" w14:textId="09031E7D" w:rsidR="008057D9" w:rsidRDefault="008057D9">
      <w:pPr>
        <w:spacing w:after="0"/>
        <w:jc w:val="both"/>
        <w:rPr>
          <w:rFonts w:ascii="Times New Roman" w:eastAsia="Times New Roman" w:hAnsi="Times New Roman" w:cs="Times New Roman"/>
        </w:rPr>
      </w:pPr>
    </w:p>
    <w:p w14:paraId="00000015" w14:textId="000784F2" w:rsidR="008057D9" w:rsidRDefault="00351182">
      <w:pPr>
        <w:jc w:val="both"/>
        <w:rPr>
          <w:rFonts w:ascii="Times New Roman" w:eastAsia="Times New Roman" w:hAnsi="Times New Roman" w:cs="Times New Roman"/>
          <w:b/>
        </w:rPr>
      </w:pPr>
      <w:r>
        <w:rPr>
          <w:rFonts w:ascii="Times New Roman" w:eastAsia="Times New Roman" w:hAnsi="Times New Roman" w:cs="Times New Roman"/>
          <w:b/>
        </w:rPr>
        <w:t>1.2 Vision</w:t>
      </w:r>
    </w:p>
    <w:p w14:paraId="34E65264" w14:textId="44953285" w:rsidR="00832743" w:rsidRDefault="00832743">
      <w:p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Empowering disadvantaged communities through sustainable and practical engineering solutions.</w:t>
      </w:r>
    </w:p>
    <w:p w14:paraId="00000018" w14:textId="54F4A592" w:rsidR="008057D9" w:rsidRDefault="008057D9">
      <w:pPr>
        <w:pBdr>
          <w:top w:val="nil"/>
          <w:left w:val="nil"/>
          <w:bottom w:val="nil"/>
          <w:right w:val="nil"/>
          <w:between w:val="nil"/>
        </w:pBdr>
        <w:spacing w:after="0"/>
        <w:jc w:val="both"/>
        <w:rPr>
          <w:rFonts w:ascii="Times New Roman" w:eastAsia="Times New Roman" w:hAnsi="Times New Roman" w:cs="Times New Roman"/>
        </w:rPr>
      </w:pPr>
    </w:p>
    <w:p w14:paraId="00000019" w14:textId="64497D71" w:rsidR="008057D9" w:rsidRDefault="00351182">
      <w:pPr>
        <w:jc w:val="both"/>
        <w:rPr>
          <w:rFonts w:ascii="Times New Roman" w:eastAsia="Times New Roman" w:hAnsi="Times New Roman" w:cs="Times New Roman"/>
          <w:b/>
        </w:rPr>
      </w:pPr>
      <w:r>
        <w:rPr>
          <w:rFonts w:ascii="Times New Roman" w:eastAsia="Times New Roman" w:hAnsi="Times New Roman" w:cs="Times New Roman"/>
          <w:b/>
        </w:rPr>
        <w:t>1.3 Mission</w:t>
      </w:r>
      <w:r w:rsidR="00875D4A">
        <w:rPr>
          <w:rFonts w:ascii="Times New Roman" w:eastAsia="Times New Roman" w:hAnsi="Times New Roman" w:cs="Times New Roman"/>
          <w:b/>
        </w:rPr>
        <w:t>s</w:t>
      </w:r>
    </w:p>
    <w:p w14:paraId="0000001A" w14:textId="7E43605A" w:rsidR="008057D9" w:rsidRDefault="00351182" w:rsidP="00875D4A">
      <w:pPr>
        <w:numPr>
          <w:ilvl w:val="0"/>
          <w:numId w:val="3"/>
        </w:numPr>
        <w:spacing w:after="0"/>
        <w:jc w:val="both"/>
        <w:rPr>
          <w:rFonts w:ascii="Times New Roman" w:eastAsia="Times New Roman" w:hAnsi="Times New Roman" w:cs="Times New Roman"/>
        </w:rPr>
      </w:pPr>
      <w:r>
        <w:rPr>
          <w:rFonts w:ascii="Times New Roman" w:eastAsia="Times New Roman" w:hAnsi="Times New Roman" w:cs="Times New Roman"/>
        </w:rPr>
        <w:t xml:space="preserve">To accelerate betterment in life of </w:t>
      </w:r>
      <w:r w:rsidR="00875D4A">
        <w:rPr>
          <w:rFonts w:ascii="Times New Roman" w:eastAsia="Times New Roman" w:hAnsi="Times New Roman" w:cs="Times New Roman"/>
        </w:rPr>
        <w:t>disadvantaged communities and</w:t>
      </w:r>
      <w:r>
        <w:rPr>
          <w:rFonts w:ascii="Times New Roman" w:eastAsia="Times New Roman" w:hAnsi="Times New Roman" w:cs="Times New Roman"/>
        </w:rPr>
        <w:t xml:space="preserve"> promote sustainable development through the e</w:t>
      </w:r>
      <w:r w:rsidR="00875D4A">
        <w:rPr>
          <w:rFonts w:ascii="Times New Roman" w:eastAsia="Times New Roman" w:hAnsi="Times New Roman" w:cs="Times New Roman"/>
        </w:rPr>
        <w:t>mpowerment of engineering means.</w:t>
      </w:r>
    </w:p>
    <w:p w14:paraId="0000001B" w14:textId="789BBF7C" w:rsidR="008057D9" w:rsidRDefault="00351182" w:rsidP="00875D4A">
      <w:pPr>
        <w:numPr>
          <w:ilvl w:val="0"/>
          <w:numId w:val="3"/>
        </w:numPr>
        <w:spacing w:after="0"/>
        <w:jc w:val="both"/>
        <w:rPr>
          <w:rFonts w:ascii="Times New Roman" w:eastAsia="Times New Roman" w:hAnsi="Times New Roman" w:cs="Times New Roman"/>
        </w:rPr>
      </w:pPr>
      <w:r>
        <w:rPr>
          <w:rFonts w:ascii="Times New Roman" w:eastAsia="Times New Roman" w:hAnsi="Times New Roman" w:cs="Times New Roman"/>
        </w:rPr>
        <w:t>To enhance the capacity of Hong Kong</w:t>
      </w:r>
      <w:r w:rsidR="00875D4A">
        <w:rPr>
          <w:rFonts w:ascii="Times New Roman" w:eastAsia="Times New Roman" w:hAnsi="Times New Roman" w:cs="Times New Roman"/>
        </w:rPr>
        <w:t>'s professionals and the generations to come contributing</w:t>
      </w:r>
      <w:r>
        <w:rPr>
          <w:rFonts w:ascii="Times New Roman" w:eastAsia="Times New Roman" w:hAnsi="Times New Roman" w:cs="Times New Roman"/>
        </w:rPr>
        <w:t xml:space="preserve"> to the communities in need.</w:t>
      </w:r>
    </w:p>
    <w:p w14:paraId="0000001C" w14:textId="7F7D4342" w:rsidR="008057D9" w:rsidRDefault="008057D9">
      <w:pPr>
        <w:spacing w:after="0"/>
        <w:jc w:val="both"/>
        <w:rPr>
          <w:rFonts w:ascii="Times New Roman" w:eastAsia="Times New Roman" w:hAnsi="Times New Roman" w:cs="Times New Roman"/>
          <w:b/>
        </w:rPr>
      </w:pPr>
    </w:p>
    <w:p w14:paraId="0000001D" w14:textId="725E3B67" w:rsidR="008057D9" w:rsidRDefault="00351182">
      <w:pPr>
        <w:jc w:val="both"/>
        <w:rPr>
          <w:rFonts w:ascii="Times New Roman" w:eastAsia="Times New Roman" w:hAnsi="Times New Roman" w:cs="Times New Roman"/>
          <w:b/>
        </w:rPr>
      </w:pPr>
      <w:r>
        <w:rPr>
          <w:rFonts w:ascii="Times New Roman" w:eastAsia="Times New Roman" w:hAnsi="Times New Roman" w:cs="Times New Roman"/>
          <w:b/>
        </w:rPr>
        <w:t>1.4 Objective</w:t>
      </w:r>
      <w:r w:rsidR="00875D4A">
        <w:rPr>
          <w:rFonts w:ascii="Times New Roman" w:eastAsia="Times New Roman" w:hAnsi="Times New Roman" w:cs="Times New Roman"/>
          <w:b/>
        </w:rPr>
        <w:t>s</w:t>
      </w:r>
    </w:p>
    <w:p w14:paraId="0000001E" w14:textId="483CAD40" w:rsidR="008057D9" w:rsidRDefault="00351182" w:rsidP="00875D4A">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To pursue ways in bettering the life of disadvantaged communities by empowering them with engineering solutio</w:t>
      </w:r>
      <w:r w:rsidR="00875D4A">
        <w:rPr>
          <w:rFonts w:ascii="Times New Roman" w:eastAsia="Times New Roman" w:hAnsi="Times New Roman" w:cs="Times New Roman"/>
        </w:rPr>
        <w:t>ns on a non-profit making basis</w:t>
      </w:r>
      <w:r w:rsidR="00875D4A">
        <w:rPr>
          <w:rFonts w:ascii="Times New Roman" w:eastAsia="Times New Roman" w:hAnsi="Times New Roman" w:cs="Times New Roman"/>
          <w:lang w:val="en-US"/>
        </w:rPr>
        <w:t>;</w:t>
      </w:r>
    </w:p>
    <w:p w14:paraId="0000001F" w14:textId="637418EA" w:rsidR="008057D9" w:rsidRDefault="00351182" w:rsidP="00875D4A">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To work partnership with developing communities both within and outside Hong Kong, assisting them to gain access to the knowledge, resources and appropriate technologies they need to improve their livelihood from poverty and after natural disaster;</w:t>
      </w:r>
    </w:p>
    <w:p w14:paraId="00000020" w14:textId="66157093" w:rsidR="008057D9" w:rsidRDefault="00351182" w:rsidP="00875D4A">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To pursue the promotion of sustainable development in daily life of any communities in need through the empowerment of engineering means;</w:t>
      </w:r>
    </w:p>
    <w:p w14:paraId="00000021" w14:textId="19F47428" w:rsidR="008057D9" w:rsidRDefault="00351182" w:rsidP="00875D4A">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To provide engineering and technical support to charitable and non- governmental organizations with similar objectives; and</w:t>
      </w:r>
    </w:p>
    <w:p w14:paraId="00000022" w14:textId="0F6044C2" w:rsidR="008057D9" w:rsidRDefault="00351182" w:rsidP="00875D4A">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To build the capacity and increase the level of preparedness of Hong Kong professionals and their generations to come;</w:t>
      </w:r>
    </w:p>
    <w:p w14:paraId="00000023" w14:textId="0C4F656A" w:rsidR="008057D9" w:rsidRDefault="008057D9">
      <w:pPr>
        <w:spacing w:after="0"/>
        <w:jc w:val="both"/>
        <w:rPr>
          <w:rFonts w:ascii="Times New Roman" w:eastAsia="Times New Roman" w:hAnsi="Times New Roman" w:cs="Times New Roman"/>
          <w:b/>
        </w:rPr>
      </w:pPr>
    </w:p>
    <w:p w14:paraId="00000024" w14:textId="25DF2ABE" w:rsidR="008057D9" w:rsidRDefault="00351182">
      <w:pPr>
        <w:jc w:val="both"/>
        <w:rPr>
          <w:rFonts w:ascii="Times New Roman" w:eastAsia="Times New Roman" w:hAnsi="Times New Roman" w:cs="Times New Roman"/>
          <w:b/>
        </w:rPr>
      </w:pPr>
      <w:r>
        <w:rPr>
          <w:rFonts w:ascii="Times New Roman" w:eastAsia="Times New Roman" w:hAnsi="Times New Roman" w:cs="Times New Roman"/>
          <w:b/>
        </w:rPr>
        <w:t>1.5 Relationship with EWB International</w:t>
      </w:r>
    </w:p>
    <w:p w14:paraId="2B5A8E92" w14:textId="77777777" w:rsidR="001F55C0" w:rsidRDefault="00351182">
      <w:pPr>
        <w:spacing w:after="0"/>
        <w:jc w:val="both"/>
        <w:rPr>
          <w:rFonts w:ascii="Times New Roman" w:eastAsia="Times New Roman" w:hAnsi="Times New Roman" w:cs="Times New Roman"/>
        </w:rPr>
      </w:pPr>
      <w:r>
        <w:rPr>
          <w:rFonts w:ascii="Times New Roman" w:eastAsia="Times New Roman" w:hAnsi="Times New Roman" w:cs="Times New Roman"/>
        </w:rPr>
        <w:t xml:space="preserve">Engineers Without Borders (Hong Kong) is a </w:t>
      </w:r>
      <w:r w:rsidR="00875D4A">
        <w:rPr>
          <w:rFonts w:ascii="Times New Roman" w:eastAsia="Times New Roman" w:hAnsi="Times New Roman" w:cs="Times New Roman"/>
        </w:rPr>
        <w:t xml:space="preserve">proud </w:t>
      </w:r>
      <w:r>
        <w:rPr>
          <w:rFonts w:ascii="Times New Roman" w:eastAsia="Times New Roman" w:hAnsi="Times New Roman" w:cs="Times New Roman"/>
        </w:rPr>
        <w:t>member of Engineers Without Borders International (hereinafter referred to as “EWB-I”)</w:t>
      </w:r>
      <w:r w:rsidR="00875D4A">
        <w:rPr>
          <w:rFonts w:ascii="Times New Roman" w:eastAsia="Times New Roman" w:hAnsi="Times New Roman" w:cs="Times New Roman"/>
        </w:rPr>
        <w:t>, a network of 65 different independent organizations all around the world</w:t>
      </w:r>
      <w:r>
        <w:rPr>
          <w:rFonts w:ascii="Times New Roman" w:eastAsia="Times New Roman" w:hAnsi="Times New Roman" w:cs="Times New Roman"/>
        </w:rPr>
        <w:t>.</w:t>
      </w:r>
    </w:p>
    <w:p w14:paraId="7A0C18A8" w14:textId="41A3E0AB" w:rsidR="00185365" w:rsidRDefault="007F77E2" w:rsidP="00185365">
      <w:pPr>
        <w:pStyle w:val="Heading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SECTION 2:</w:t>
      </w:r>
      <w:r w:rsidR="00185365">
        <w:rPr>
          <w:rFonts w:ascii="Times New Roman" w:eastAsia="Times New Roman" w:hAnsi="Times New Roman" w:cs="Times New Roman"/>
          <w:b/>
          <w:color w:val="000000"/>
          <w:sz w:val="24"/>
          <w:szCs w:val="24"/>
        </w:rPr>
        <w:t xml:space="preserve"> DEFINITIONS</w:t>
      </w:r>
    </w:p>
    <w:p w14:paraId="3D1AE682" w14:textId="77777777" w:rsidR="00185365" w:rsidRDefault="00185365" w:rsidP="00185365">
      <w:pPr>
        <w:jc w:val="both"/>
        <w:rPr>
          <w:rFonts w:ascii="Times New Roman" w:eastAsia="Times New Roman" w:hAnsi="Times New Roman" w:cs="Times New Roman"/>
        </w:rPr>
      </w:pPr>
    </w:p>
    <w:p w14:paraId="4C09DE45"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The Organization</w:t>
      </w:r>
      <w:r>
        <w:rPr>
          <w:rFonts w:ascii="Times New Roman" w:eastAsia="Times New Roman" w:hAnsi="Times New Roman" w:cs="Times New Roman"/>
        </w:rPr>
        <w:t>: Engineers Without Borders Hong Kong, also referenced to as EWB-HK</w:t>
      </w:r>
    </w:p>
    <w:p w14:paraId="31A0DD20"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Chairman</w:t>
      </w:r>
      <w:r>
        <w:rPr>
          <w:rFonts w:ascii="Times New Roman" w:eastAsia="Times New Roman" w:hAnsi="Times New Roman" w:cs="Times New Roman"/>
        </w:rPr>
        <w:t xml:space="preserve">: Whenever used without specificity, this is intended to be the chairman of the Yearly General Meeting and of Board of Directors. Not to be confused with committee chairs. </w:t>
      </w:r>
    </w:p>
    <w:p w14:paraId="034FE939"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Board of Directors</w:t>
      </w:r>
      <w:r>
        <w:rPr>
          <w:rFonts w:ascii="Times New Roman" w:eastAsia="Times New Roman" w:hAnsi="Times New Roman" w:cs="Times New Roman"/>
        </w:rPr>
        <w:t xml:space="preserve">: All Directors of EWB-HK assembled into the Board, as per described in section 3 of this Manual. </w:t>
      </w:r>
    </w:p>
    <w:p w14:paraId="2BB2E5F5"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General Meeting</w:t>
      </w:r>
      <w:r>
        <w:rPr>
          <w:rFonts w:ascii="Times New Roman" w:eastAsia="Times New Roman" w:hAnsi="Times New Roman" w:cs="Times New Roman"/>
        </w:rPr>
        <w:t xml:space="preserve">: The Yearly congregation of members and directors to review the status of the organization and appoint new positions (if applicable). New members and </w:t>
      </w:r>
      <w:proofErr w:type="gramStart"/>
      <w:r>
        <w:rPr>
          <w:rFonts w:ascii="Times New Roman" w:eastAsia="Times New Roman" w:hAnsi="Times New Roman" w:cs="Times New Roman"/>
        </w:rPr>
        <w:t>directors</w:t>
      </w:r>
      <w:proofErr w:type="gramEnd"/>
      <w:r>
        <w:rPr>
          <w:rFonts w:ascii="Times New Roman" w:eastAsia="Times New Roman" w:hAnsi="Times New Roman" w:cs="Times New Roman"/>
        </w:rPr>
        <w:t xml:space="preserve"> election are also discussed during this General Meeting. </w:t>
      </w:r>
    </w:p>
    <w:p w14:paraId="092CAEF8"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Hong Kong</w:t>
      </w:r>
      <w:r>
        <w:rPr>
          <w:rFonts w:ascii="Times New Roman" w:eastAsia="Times New Roman" w:hAnsi="Times New Roman" w:cs="Times New Roman"/>
        </w:rPr>
        <w:t>: The Hong Kong Special Administration Region of the People's Republic of China</w:t>
      </w:r>
    </w:p>
    <w:p w14:paraId="124104BD"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Member/Members</w:t>
      </w:r>
      <w:r>
        <w:rPr>
          <w:rFonts w:ascii="Times New Roman" w:eastAsia="Times New Roman" w:hAnsi="Times New Roman" w:cs="Times New Roman"/>
        </w:rPr>
        <w:t xml:space="preserve">: Registered members of the Organization as per defined in Section 3 of this Manual. </w:t>
      </w:r>
    </w:p>
    <w:p w14:paraId="635F7351" w14:textId="77777777" w:rsidR="00185365"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Volunteers</w:t>
      </w:r>
      <w:r>
        <w:rPr>
          <w:rFonts w:ascii="Times New Roman" w:eastAsia="Times New Roman" w:hAnsi="Times New Roman" w:cs="Times New Roman"/>
        </w:rPr>
        <w:t xml:space="preserve">: Any non-member doing any work, occasional or long-term, for or with EWB-HK. </w:t>
      </w:r>
    </w:p>
    <w:p w14:paraId="46EECEB9" w14:textId="50E39A1A" w:rsidR="007F77E2" w:rsidRDefault="007F77E2" w:rsidP="00185365">
      <w:pPr>
        <w:jc w:val="both"/>
        <w:rPr>
          <w:rFonts w:ascii="Times New Roman" w:eastAsia="Times New Roman" w:hAnsi="Times New Roman" w:cs="Times New Roman"/>
        </w:rPr>
      </w:pPr>
      <w:r>
        <w:rPr>
          <w:rFonts w:ascii="Times New Roman" w:eastAsia="Times New Roman" w:hAnsi="Times New Roman" w:cs="Times New Roman"/>
          <w:u w:val="single"/>
        </w:rPr>
        <w:t>Personnel</w:t>
      </w:r>
      <w:r>
        <w:rPr>
          <w:rFonts w:ascii="Times New Roman" w:eastAsia="Times New Roman" w:hAnsi="Times New Roman" w:cs="Times New Roman"/>
        </w:rPr>
        <w:t xml:space="preserve">: a generic term to include anybody involved in EWB-HK at all levels, members, directors, officers, chairmen, volunteers and contractors. </w:t>
      </w:r>
    </w:p>
    <w:p w14:paraId="0CDCA035" w14:textId="60090CB2" w:rsidR="00984163" w:rsidRPr="00984163" w:rsidRDefault="00984163" w:rsidP="00185365">
      <w:pPr>
        <w:jc w:val="both"/>
        <w:rPr>
          <w:rFonts w:ascii="Times New Roman" w:eastAsia="Times New Roman" w:hAnsi="Times New Roman" w:cs="Times New Roman"/>
        </w:rPr>
      </w:pPr>
      <w:r>
        <w:rPr>
          <w:rFonts w:ascii="Times New Roman" w:eastAsia="Times New Roman" w:hAnsi="Times New Roman" w:cs="Times New Roman"/>
          <w:u w:val="single"/>
        </w:rPr>
        <w:t>Staff</w:t>
      </w:r>
      <w:r>
        <w:rPr>
          <w:rFonts w:ascii="Times New Roman" w:eastAsia="Times New Roman" w:hAnsi="Times New Roman" w:cs="Times New Roman"/>
        </w:rPr>
        <w:t xml:space="preserve">: any person receiving a salary for a precise job done within the Organization. </w:t>
      </w:r>
    </w:p>
    <w:p w14:paraId="5FD7CE27" w14:textId="77777777" w:rsidR="00185365" w:rsidRPr="0067625B" w:rsidRDefault="00185365" w:rsidP="00185365">
      <w:pPr>
        <w:jc w:val="both"/>
        <w:rPr>
          <w:rFonts w:ascii="Times New Roman" w:eastAsia="Times New Roman" w:hAnsi="Times New Roman" w:cs="Times New Roman"/>
        </w:rPr>
      </w:pPr>
      <w:r>
        <w:rPr>
          <w:rFonts w:ascii="Times New Roman" w:eastAsia="Times New Roman" w:hAnsi="Times New Roman" w:cs="Times New Roman"/>
          <w:u w:val="single"/>
        </w:rPr>
        <w:t>Partner-organization</w:t>
      </w:r>
      <w:r>
        <w:rPr>
          <w:rFonts w:ascii="Times New Roman" w:eastAsia="Times New Roman" w:hAnsi="Times New Roman" w:cs="Times New Roman"/>
        </w:rPr>
        <w:t xml:space="preserve">: Any company, NGO or society that cooperates with EWB-HK on a specific project or on long-term basis. </w:t>
      </w:r>
    </w:p>
    <w:p w14:paraId="750CA54D" w14:textId="2AC00471" w:rsidR="00185365" w:rsidRDefault="00185365" w:rsidP="00185365">
      <w:pPr>
        <w:spacing w:after="0"/>
        <w:jc w:val="both"/>
        <w:rPr>
          <w:ins w:id="0" w:author="One Two" w:date="2019-08-08T12:18:00Z"/>
          <w:rFonts w:ascii="Times New Roman" w:eastAsia="Times New Roman" w:hAnsi="Times New Roman" w:cs="Times New Roman"/>
        </w:rPr>
      </w:pPr>
      <w:r w:rsidRPr="00285C3D">
        <w:rPr>
          <w:rFonts w:ascii="Times New Roman" w:eastAsia="Times New Roman" w:hAnsi="Times New Roman" w:cs="Times New Roman"/>
          <w:u w:val="single"/>
        </w:rPr>
        <w:t>Discrimination</w:t>
      </w:r>
      <w:r w:rsidRPr="00285C3D">
        <w:rPr>
          <w:rFonts w:ascii="Times New Roman" w:eastAsia="Times New Roman" w:hAnsi="Times New Roman" w:cs="Times New Roman"/>
        </w:rPr>
        <w:t>: The term is defined as any unfair treatment or arbitrary distinction based on a person’s race, colour, gender, language, religion, political views, nationality, ethnicity, sexual preference or status. Discrimination may be an isolated event affecting one person or a group of persons similarly situated or may manifest itself through harassment or abuse of authority.</w:t>
      </w:r>
    </w:p>
    <w:p w14:paraId="012E73D6" w14:textId="77777777" w:rsidR="00185365" w:rsidRPr="00285C3D" w:rsidRDefault="00185365" w:rsidP="00185365">
      <w:pPr>
        <w:spacing w:after="0"/>
        <w:jc w:val="both"/>
        <w:rPr>
          <w:rFonts w:ascii="Times New Roman" w:eastAsia="Times New Roman" w:hAnsi="Times New Roman" w:cs="Times New Roman"/>
        </w:rPr>
      </w:pPr>
      <w:commentRangeStart w:id="1"/>
      <w:commentRangeEnd w:id="1"/>
    </w:p>
    <w:p w14:paraId="6E1E8BC4" w14:textId="77777777" w:rsidR="00185365" w:rsidRPr="00285C3D" w:rsidRDefault="00185365" w:rsidP="00185365">
      <w:pPr>
        <w:spacing w:after="0"/>
        <w:jc w:val="both"/>
        <w:rPr>
          <w:rFonts w:ascii="Times New Roman" w:eastAsia="Times New Roman" w:hAnsi="Times New Roman" w:cs="Times New Roman"/>
        </w:rPr>
      </w:pPr>
      <w:r w:rsidRPr="00285C3D">
        <w:rPr>
          <w:rFonts w:ascii="Times New Roman" w:eastAsia="Times New Roman" w:hAnsi="Times New Roman" w:cs="Times New Roman"/>
          <w:u w:val="single"/>
        </w:rPr>
        <w:t>Harassment</w:t>
      </w:r>
      <w:r w:rsidRPr="00285C3D">
        <w:rPr>
          <w:rFonts w:ascii="Times New Roman" w:eastAsia="Times New Roman" w:hAnsi="Times New Roman" w:cs="Times New Roman"/>
        </w:rPr>
        <w:t>: The term is defined as any improper and unwelcome conduct that might reasonably be expected or be perceived to cause offence or humiliation to another person. Harassment may take the form of words, gestures or actions which tend to annoy, alarm, abuse, demean, intimidate, belittle, humiliate or embarrass another or which create an intimidating, hostile or offensive work environment. Harassment normally implies a series of incidents. Disagreement on work performance or on other work-related issues is normally not considered harassment and is not dealt with under the provisions of this policy but in the context of performance management.</w:t>
      </w:r>
    </w:p>
    <w:p w14:paraId="1CBACC12" w14:textId="77777777" w:rsidR="00832743" w:rsidRDefault="00832743" w:rsidP="00185365">
      <w:pPr>
        <w:spacing w:after="0"/>
        <w:jc w:val="both"/>
        <w:rPr>
          <w:rFonts w:ascii="Times New Roman" w:eastAsia="Times New Roman" w:hAnsi="Times New Roman" w:cs="Times New Roman"/>
        </w:rPr>
      </w:pPr>
      <w:bookmarkStart w:id="2" w:name="_heading=h.1fob9te" w:colFirst="0" w:colLast="0"/>
      <w:bookmarkEnd w:id="2"/>
    </w:p>
    <w:p w14:paraId="79778D09" w14:textId="77777777" w:rsidR="00185365" w:rsidRDefault="00185365" w:rsidP="00185365">
      <w:pPr>
        <w:spacing w:after="0"/>
        <w:jc w:val="both"/>
        <w:rPr>
          <w:rFonts w:ascii="Times New Roman" w:eastAsia="Times New Roman" w:hAnsi="Times New Roman" w:cs="Times New Roman"/>
        </w:rPr>
      </w:pPr>
      <w:r w:rsidRPr="00285C3D">
        <w:rPr>
          <w:rFonts w:ascii="Times New Roman" w:eastAsia="Times New Roman" w:hAnsi="Times New Roman" w:cs="Times New Roman"/>
          <w:u w:val="single"/>
        </w:rPr>
        <w:t>Sexual harassment</w:t>
      </w:r>
      <w:r w:rsidRPr="00285C3D">
        <w:rPr>
          <w:rFonts w:ascii="Times New Roman" w:eastAsia="Times New Roman" w:hAnsi="Times New Roman" w:cs="Times New Roman"/>
        </w:rPr>
        <w:t>: The term is defined as any unwelcome sexual advance, request for sexual favour, verbal or physical conduct or gesture of a sexual nature, or any other behaviour of a sexual nature that might reasonably be expected or be perceived to cause offence or humiliation to another, when such conduct interferes with work, is made a condition of employment or creates an intimidating, hostile or offensive work environment. While typically involving a pattern of behaviour, it can take the form of a single incident. Sexual harassment may occur between persons of the opposite or same sex. Both males and females can be either the victims or offenders.</w:t>
      </w:r>
    </w:p>
    <w:p w14:paraId="7A6A838F" w14:textId="77777777" w:rsidR="00185365" w:rsidRPr="00285C3D" w:rsidRDefault="00185365" w:rsidP="00185365">
      <w:pPr>
        <w:spacing w:after="0"/>
        <w:jc w:val="both"/>
        <w:rPr>
          <w:rFonts w:ascii="Times New Roman" w:eastAsia="Times New Roman" w:hAnsi="Times New Roman" w:cs="Times New Roman"/>
        </w:rPr>
      </w:pPr>
    </w:p>
    <w:p w14:paraId="6345F75D" w14:textId="77777777" w:rsidR="00185365" w:rsidRPr="00285C3D" w:rsidRDefault="00185365" w:rsidP="00185365">
      <w:pPr>
        <w:spacing w:after="0"/>
        <w:jc w:val="both"/>
        <w:rPr>
          <w:rFonts w:ascii="Times New Roman" w:eastAsia="Times New Roman" w:hAnsi="Times New Roman" w:cs="Times New Roman"/>
        </w:rPr>
      </w:pPr>
      <w:r w:rsidRPr="00285C3D">
        <w:rPr>
          <w:rFonts w:ascii="Times New Roman" w:eastAsia="Times New Roman" w:hAnsi="Times New Roman" w:cs="Times New Roman"/>
          <w:u w:val="single"/>
        </w:rPr>
        <w:lastRenderedPageBreak/>
        <w:t>Abuse of authority</w:t>
      </w:r>
      <w:r w:rsidRPr="00285C3D">
        <w:rPr>
          <w:rFonts w:ascii="Times New Roman" w:eastAsia="Times New Roman" w:hAnsi="Times New Roman" w:cs="Times New Roman"/>
        </w:rPr>
        <w:t>: The term is defined as the improper use of a position of influence, power or authority against another person. This is particularly serious when a person uses his or her influence, power or authority to improperly influence the career or employment conditions of another, including, but not limited to, appointment, assignment, contract renewal, performance evaluation or promotion. Abuse of authority may also include conduct that creates a hostile or offensive work environment which includes, but is not limited to, the use of intimidation, threats, blackmail or coercion. Abuse of authority is particularly serious when accompanied by discrimination or harassment, including sexual harassment.</w:t>
      </w:r>
    </w:p>
    <w:p w14:paraId="0E2F92B7" w14:textId="77777777" w:rsidR="00185365" w:rsidRDefault="00185365" w:rsidP="00185365">
      <w:pPr>
        <w:spacing w:after="0"/>
        <w:jc w:val="both"/>
        <w:rPr>
          <w:rFonts w:ascii="Times New Roman" w:eastAsia="Times New Roman" w:hAnsi="Times New Roman" w:cs="Times New Roman"/>
        </w:rPr>
      </w:pPr>
    </w:p>
    <w:p w14:paraId="521C277C" w14:textId="77777777" w:rsidR="00185365" w:rsidRDefault="00185365" w:rsidP="00185365">
      <w:pPr>
        <w:spacing w:after="0"/>
        <w:jc w:val="both"/>
        <w:rPr>
          <w:rFonts w:ascii="Times New Roman" w:eastAsia="Times New Roman" w:hAnsi="Times New Roman" w:cs="Times New Roman"/>
        </w:rPr>
      </w:pPr>
    </w:p>
    <w:p w14:paraId="42554E2D" w14:textId="77777777" w:rsidR="00185365" w:rsidRPr="007E2770" w:rsidRDefault="00185365" w:rsidP="00185365">
      <w:pPr>
        <w:rPr>
          <w:rFonts w:ascii="Times New Roman" w:hAnsi="Times New Roman" w:cs="Times New Roman"/>
          <w:b/>
        </w:rPr>
      </w:pPr>
      <w:r w:rsidRPr="007E2770">
        <w:rPr>
          <w:rFonts w:ascii="Times New Roman" w:hAnsi="Times New Roman" w:cs="Times New Roman"/>
          <w:b/>
        </w:rPr>
        <w:t xml:space="preserve">SECTION 3: ORGANIZATIONAL STRUCTURE </w:t>
      </w:r>
    </w:p>
    <w:p w14:paraId="5DA4E6C4" w14:textId="77777777" w:rsidR="00185365" w:rsidRPr="007E2770" w:rsidRDefault="00185365" w:rsidP="00185365">
      <w:pPr>
        <w:rPr>
          <w:rFonts w:ascii="Times New Roman" w:hAnsi="Times New Roman" w:cs="Times New Roman"/>
          <w:b/>
        </w:rPr>
      </w:pPr>
    </w:p>
    <w:p w14:paraId="1A35E5EA" w14:textId="77777777" w:rsidR="00185365" w:rsidRPr="007E2770" w:rsidRDefault="00185365" w:rsidP="00185365">
      <w:pPr>
        <w:rPr>
          <w:rFonts w:ascii="Times New Roman" w:hAnsi="Times New Roman" w:cs="Times New Roman"/>
          <w:b/>
        </w:rPr>
      </w:pPr>
      <w:r w:rsidRPr="007E2770">
        <w:rPr>
          <w:rFonts w:ascii="Times New Roman" w:hAnsi="Times New Roman" w:cs="Times New Roman"/>
          <w:b/>
        </w:rPr>
        <w:t>3.1</w:t>
      </w:r>
      <w:r>
        <w:rPr>
          <w:rFonts w:ascii="Times New Roman" w:hAnsi="Times New Roman" w:cs="Times New Roman"/>
          <w:b/>
        </w:rPr>
        <w:t>.1</w:t>
      </w:r>
      <w:r w:rsidRPr="007E2770">
        <w:rPr>
          <w:rFonts w:ascii="Times New Roman" w:hAnsi="Times New Roman" w:cs="Times New Roman"/>
          <w:b/>
        </w:rPr>
        <w:t xml:space="preserve"> Structure</w:t>
      </w:r>
    </w:p>
    <w:p w14:paraId="20C20D63" w14:textId="77777777" w:rsidR="00185365" w:rsidRDefault="00185365" w:rsidP="009B5C40">
      <w:pPr>
        <w:spacing w:after="0"/>
        <w:jc w:val="both"/>
        <w:rPr>
          <w:rFonts w:ascii="Times New Roman" w:hAnsi="Times New Roman" w:cs="Times New Roman"/>
        </w:rPr>
      </w:pPr>
      <w:r w:rsidRPr="007D72C5">
        <w:rPr>
          <w:rFonts w:ascii="Times New Roman" w:hAnsi="Times New Roman" w:cs="Times New Roman"/>
        </w:rPr>
        <w:t>EWB is organized in four major service units: Hong Kong Project Committee, Overseas Project Committee, Young Members Group and Humanitarian Engineering Training Committee, plus a few others working group</w:t>
      </w:r>
      <w:r>
        <w:rPr>
          <w:rFonts w:ascii="Times New Roman" w:hAnsi="Times New Roman" w:cs="Times New Roman"/>
        </w:rPr>
        <w:t>s and administrative committees.</w:t>
      </w:r>
    </w:p>
    <w:p w14:paraId="4F885E77" w14:textId="77777777" w:rsidR="00185365" w:rsidRDefault="00185365" w:rsidP="009B5C40">
      <w:pPr>
        <w:spacing w:after="0"/>
        <w:jc w:val="both"/>
        <w:rPr>
          <w:rFonts w:ascii="Times New Roman" w:hAnsi="Times New Roman" w:cs="Times New Roman"/>
        </w:rPr>
      </w:pPr>
      <w:r>
        <w:rPr>
          <w:rFonts w:ascii="Times New Roman" w:hAnsi="Times New Roman" w:cs="Times New Roman"/>
        </w:rPr>
        <w:t xml:space="preserve">All service units report directly to the EWB-HK Board of Directors. </w:t>
      </w:r>
    </w:p>
    <w:p w14:paraId="3D9CCA5B" w14:textId="77777777" w:rsidR="00185365" w:rsidRDefault="00185365" w:rsidP="009B5C40">
      <w:pPr>
        <w:spacing w:after="0"/>
        <w:jc w:val="both"/>
        <w:rPr>
          <w:rFonts w:ascii="Times New Roman" w:hAnsi="Times New Roman" w:cs="Times New Roman"/>
        </w:rPr>
      </w:pPr>
      <w:r>
        <w:rPr>
          <w:rFonts w:ascii="Times New Roman" w:hAnsi="Times New Roman" w:cs="Times New Roman"/>
        </w:rPr>
        <w:t xml:space="preserve">The Board of Directors delegates many of its powers to a Chairman. </w:t>
      </w:r>
    </w:p>
    <w:p w14:paraId="64B77143" w14:textId="77777777" w:rsidR="009B5C40" w:rsidRPr="007D72C5" w:rsidRDefault="009B5C40" w:rsidP="009B5C40">
      <w:pPr>
        <w:spacing w:after="0"/>
        <w:jc w:val="both"/>
        <w:rPr>
          <w:rFonts w:ascii="Times New Roman" w:hAnsi="Times New Roman" w:cs="Times New Roman"/>
        </w:rPr>
      </w:pPr>
    </w:p>
    <w:p w14:paraId="385EFBA5" w14:textId="5FDF1923" w:rsidR="00185365" w:rsidRDefault="00185365" w:rsidP="009B5C40">
      <w:pPr>
        <w:spacing w:after="0"/>
        <w:jc w:val="both"/>
        <w:rPr>
          <w:rFonts w:ascii="Times New Roman" w:hAnsi="Times New Roman" w:cs="Times New Roman"/>
        </w:rPr>
      </w:pPr>
      <w:r>
        <w:rPr>
          <w:rFonts w:ascii="Times New Roman" w:hAnsi="Times New Roman" w:cs="Times New Roman"/>
        </w:rPr>
        <w:t xml:space="preserve">All committees are </w:t>
      </w:r>
      <w:r w:rsidR="009B5C40">
        <w:rPr>
          <w:rFonts w:ascii="Times New Roman" w:hAnsi="Times New Roman" w:cs="Times New Roman"/>
        </w:rPr>
        <w:t>managed by members of the O</w:t>
      </w:r>
      <w:r>
        <w:rPr>
          <w:rFonts w:ascii="Times New Roman" w:hAnsi="Times New Roman" w:cs="Times New Roman"/>
        </w:rPr>
        <w:t xml:space="preserve">rganization. Committees also </w:t>
      </w:r>
      <w:r w:rsidR="009B5C40">
        <w:rPr>
          <w:rFonts w:ascii="Times New Roman" w:hAnsi="Times New Roman" w:cs="Times New Roman"/>
        </w:rPr>
        <w:t>involve</w:t>
      </w:r>
      <w:r>
        <w:rPr>
          <w:rFonts w:ascii="Times New Roman" w:hAnsi="Times New Roman" w:cs="Times New Roman"/>
        </w:rPr>
        <w:t xml:space="preserve"> and supervise volunteers who can </w:t>
      </w:r>
      <w:r w:rsidR="009B5C40">
        <w:rPr>
          <w:rFonts w:ascii="Times New Roman" w:hAnsi="Times New Roman" w:cs="Times New Roman"/>
        </w:rPr>
        <w:t>further</w:t>
      </w:r>
      <w:r>
        <w:rPr>
          <w:rFonts w:ascii="Times New Roman" w:hAnsi="Times New Roman" w:cs="Times New Roman"/>
        </w:rPr>
        <w:t xml:space="preserve"> be organized in workgroups or teams. </w:t>
      </w:r>
    </w:p>
    <w:p w14:paraId="2EE8A7F5" w14:textId="27F11D41" w:rsidR="00185365" w:rsidRDefault="00185365" w:rsidP="009B5C40">
      <w:pPr>
        <w:spacing w:after="0"/>
        <w:jc w:val="both"/>
        <w:rPr>
          <w:rFonts w:ascii="Times New Roman" w:hAnsi="Times New Roman" w:cs="Times New Roman"/>
        </w:rPr>
      </w:pPr>
      <w:r>
        <w:rPr>
          <w:rFonts w:ascii="Times New Roman" w:hAnsi="Times New Roman" w:cs="Times New Roman"/>
        </w:rPr>
        <w:t>Besides Directors, members and committees, EWB-HK further include</w:t>
      </w:r>
      <w:r w:rsidR="009B5C40">
        <w:rPr>
          <w:rFonts w:ascii="Times New Roman" w:hAnsi="Times New Roman" w:cs="Times New Roman"/>
        </w:rPr>
        <w:t>s</w:t>
      </w:r>
      <w:r>
        <w:rPr>
          <w:rFonts w:ascii="Times New Roman" w:hAnsi="Times New Roman" w:cs="Times New Roman"/>
        </w:rPr>
        <w:t xml:space="preserve"> Student and Professional Chapters. These Chapters are </w:t>
      </w:r>
      <w:r w:rsidR="009B5C40">
        <w:rPr>
          <w:rFonts w:ascii="Times New Roman" w:hAnsi="Times New Roman" w:cs="Times New Roman"/>
        </w:rPr>
        <w:t>independent entities spontaneously formed by students or professionals, but they are</w:t>
      </w:r>
      <w:r>
        <w:rPr>
          <w:rFonts w:ascii="Times New Roman" w:hAnsi="Times New Roman" w:cs="Times New Roman"/>
        </w:rPr>
        <w:t xml:space="preserve"> supervised </w:t>
      </w:r>
      <w:r w:rsidR="009B5C40">
        <w:rPr>
          <w:rFonts w:ascii="Times New Roman" w:hAnsi="Times New Roman" w:cs="Times New Roman"/>
        </w:rPr>
        <w:t xml:space="preserve">and directed </w:t>
      </w:r>
      <w:r>
        <w:rPr>
          <w:rFonts w:ascii="Times New Roman" w:hAnsi="Times New Roman" w:cs="Times New Roman"/>
        </w:rPr>
        <w:t xml:space="preserve">by </w:t>
      </w:r>
      <w:r w:rsidR="009B5C40">
        <w:rPr>
          <w:rFonts w:ascii="Times New Roman" w:hAnsi="Times New Roman" w:cs="Times New Roman"/>
        </w:rPr>
        <w:t>EWB-HK</w:t>
      </w:r>
      <w:r>
        <w:rPr>
          <w:rFonts w:ascii="Times New Roman" w:hAnsi="Times New Roman" w:cs="Times New Roman"/>
        </w:rPr>
        <w:t xml:space="preserve"> permanent committees. </w:t>
      </w:r>
    </w:p>
    <w:p w14:paraId="2E8032A1" w14:textId="77777777" w:rsidR="00185365" w:rsidRPr="007E2770" w:rsidRDefault="00185365" w:rsidP="00185365">
      <w:pPr>
        <w:rPr>
          <w:rFonts w:ascii="Times New Roman" w:hAnsi="Times New Roman" w:cs="Times New Roman"/>
        </w:rPr>
      </w:pPr>
    </w:p>
    <w:p w14:paraId="07230F0D" w14:textId="77777777" w:rsidR="00185365" w:rsidRPr="007E2770" w:rsidRDefault="00185365" w:rsidP="00185365">
      <w:pPr>
        <w:rPr>
          <w:rFonts w:ascii="Times New Roman" w:hAnsi="Times New Roman" w:cs="Times New Roman"/>
          <w:b/>
        </w:rPr>
      </w:pPr>
      <w:r w:rsidRPr="007E2770">
        <w:rPr>
          <w:rFonts w:ascii="Times New Roman" w:hAnsi="Times New Roman" w:cs="Times New Roman"/>
          <w:b/>
        </w:rPr>
        <w:t>3.1</w:t>
      </w:r>
      <w:r>
        <w:rPr>
          <w:rFonts w:ascii="Times New Roman" w:hAnsi="Times New Roman" w:cs="Times New Roman"/>
          <w:b/>
        </w:rPr>
        <w:t>.2</w:t>
      </w:r>
      <w:r w:rsidRPr="007E2770">
        <w:rPr>
          <w:rFonts w:ascii="Times New Roman" w:hAnsi="Times New Roman" w:cs="Times New Roman"/>
          <w:b/>
        </w:rPr>
        <w:t xml:space="preserve"> Organization Chart</w:t>
      </w:r>
    </w:p>
    <w:p w14:paraId="670520EA" w14:textId="77777777" w:rsidR="00185365" w:rsidRPr="0056219F" w:rsidRDefault="00185365" w:rsidP="00185365">
      <w:pPr>
        <w:rPr>
          <w:rFonts w:ascii="Times New Roman" w:hAnsi="Times New Roman" w:cs="Times New Roman"/>
        </w:rPr>
      </w:pPr>
    </w:p>
    <w:p w14:paraId="4ACC9DE1" w14:textId="77777777" w:rsidR="00185365" w:rsidRPr="0056219F" w:rsidRDefault="00185365" w:rsidP="00185365">
      <w:pPr>
        <w:rPr>
          <w:rFonts w:ascii="Times New Roman" w:hAnsi="Times New Roman" w:cs="Times New Roman"/>
        </w:rPr>
      </w:pPr>
      <w:r w:rsidRPr="007D72C5">
        <w:rPr>
          <w:rFonts w:ascii="Times" w:hAnsi="Times" w:cs="Times"/>
          <w:noProof/>
          <w:lang w:val="en-US" w:eastAsia="en-US"/>
        </w:rPr>
        <w:drawing>
          <wp:inline distT="0" distB="0" distL="0" distR="0" wp14:anchorId="09749B27" wp14:editId="45E8174E">
            <wp:extent cx="5414374" cy="28841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1782" cy="2888116"/>
                    </a:xfrm>
                    <a:prstGeom prst="rect">
                      <a:avLst/>
                    </a:prstGeom>
                    <a:noFill/>
                    <a:ln>
                      <a:noFill/>
                    </a:ln>
                  </pic:spPr>
                </pic:pic>
              </a:graphicData>
            </a:graphic>
          </wp:inline>
        </w:drawing>
      </w:r>
    </w:p>
    <w:p w14:paraId="26D197A8" w14:textId="77777777" w:rsidR="00185365" w:rsidRPr="0056219F" w:rsidRDefault="00185365" w:rsidP="00185365">
      <w:pPr>
        <w:rPr>
          <w:rFonts w:ascii="Times New Roman" w:hAnsi="Times New Roman" w:cs="Times New Roman"/>
        </w:rPr>
      </w:pPr>
      <w:commentRangeStart w:id="3"/>
      <w:commentRangeEnd w:id="3"/>
    </w:p>
    <w:p w14:paraId="442F8477" w14:textId="77777777" w:rsidR="00185365" w:rsidRDefault="00185365" w:rsidP="00185365">
      <w:pPr>
        <w:rPr>
          <w:rFonts w:ascii="Times New Roman" w:hAnsi="Times New Roman" w:cs="Times New Roman"/>
          <w:b/>
        </w:rPr>
      </w:pPr>
    </w:p>
    <w:p w14:paraId="6DF98F83" w14:textId="77777777" w:rsidR="00185365" w:rsidRPr="007E2770" w:rsidRDefault="00185365" w:rsidP="00185365">
      <w:pPr>
        <w:rPr>
          <w:rFonts w:ascii="Times New Roman" w:hAnsi="Times New Roman" w:cs="Times New Roman"/>
          <w:b/>
        </w:rPr>
      </w:pPr>
      <w:r w:rsidRPr="007E2770">
        <w:rPr>
          <w:rFonts w:ascii="Times New Roman" w:hAnsi="Times New Roman" w:cs="Times New Roman"/>
          <w:b/>
        </w:rPr>
        <w:t xml:space="preserve">3.2 Board of Directors </w:t>
      </w:r>
    </w:p>
    <w:p w14:paraId="1A037CF8" w14:textId="77777777" w:rsidR="00185365" w:rsidRPr="0056219F" w:rsidRDefault="00185365" w:rsidP="00185365">
      <w:pPr>
        <w:rPr>
          <w:rFonts w:ascii="Times New Roman" w:hAnsi="Times New Roman" w:cs="Times New Roman"/>
          <w:b/>
        </w:rPr>
      </w:pPr>
    </w:p>
    <w:p w14:paraId="12DDEA9F" w14:textId="77777777" w:rsidR="00185365" w:rsidRPr="00AB3364" w:rsidRDefault="00185365" w:rsidP="00185365">
      <w:pPr>
        <w:jc w:val="both"/>
        <w:rPr>
          <w:rFonts w:ascii="Times New Roman" w:hAnsi="Times New Roman" w:cs="Times New Roman"/>
        </w:rPr>
      </w:pPr>
      <w:r w:rsidRPr="00AB3364">
        <w:rPr>
          <w:rFonts w:ascii="Times New Roman" w:hAnsi="Times New Roman" w:cs="Times New Roman"/>
        </w:rPr>
        <w:t>The Board of Directors</w:t>
      </w:r>
      <w:r>
        <w:rPr>
          <w:rFonts w:ascii="Times New Roman" w:hAnsi="Times New Roman" w:cs="Times New Roman"/>
        </w:rPr>
        <w:t xml:space="preserve"> (</w:t>
      </w:r>
      <w:proofErr w:type="spellStart"/>
      <w:r>
        <w:rPr>
          <w:rFonts w:ascii="Times New Roman" w:hAnsi="Times New Roman" w:cs="Times New Roman"/>
        </w:rPr>
        <w:t>BoD</w:t>
      </w:r>
      <w:proofErr w:type="spellEnd"/>
      <w:r>
        <w:rPr>
          <w:rFonts w:ascii="Times New Roman" w:hAnsi="Times New Roman" w:cs="Times New Roman"/>
        </w:rPr>
        <w:t>)</w:t>
      </w:r>
      <w:r w:rsidRPr="00AB3364">
        <w:rPr>
          <w:rFonts w:ascii="Times New Roman" w:hAnsi="Times New Roman" w:cs="Times New Roman"/>
        </w:rPr>
        <w:t>, as the governing body of the Organization, generally</w:t>
      </w:r>
      <w:r>
        <w:rPr>
          <w:rFonts w:ascii="Times New Roman" w:hAnsi="Times New Roman" w:cs="Times New Roman"/>
        </w:rPr>
        <w:t xml:space="preserve"> </w:t>
      </w:r>
      <w:r w:rsidRPr="00AB3364">
        <w:rPr>
          <w:rFonts w:ascii="Times New Roman" w:hAnsi="Times New Roman" w:cs="Times New Roman"/>
        </w:rPr>
        <w:t>manage and conduct the affairs and operation of the Organization.</w:t>
      </w:r>
      <w:r>
        <w:rPr>
          <w:rFonts w:ascii="Times New Roman" w:hAnsi="Times New Roman" w:cs="Times New Roman"/>
        </w:rPr>
        <w:t xml:space="preserve"> The </w:t>
      </w:r>
      <w:proofErr w:type="spellStart"/>
      <w:r>
        <w:rPr>
          <w:rFonts w:ascii="Times New Roman" w:hAnsi="Times New Roman" w:cs="Times New Roman"/>
        </w:rPr>
        <w:t>BoD</w:t>
      </w:r>
      <w:proofErr w:type="spellEnd"/>
      <w:r>
        <w:rPr>
          <w:rFonts w:ascii="Times New Roman" w:hAnsi="Times New Roman" w:cs="Times New Roman"/>
        </w:rPr>
        <w:t xml:space="preserve"> is </w:t>
      </w:r>
      <w:r w:rsidRPr="00AB3364">
        <w:rPr>
          <w:rFonts w:ascii="Times New Roman" w:hAnsi="Times New Roman" w:cs="Times New Roman"/>
        </w:rPr>
        <w:t xml:space="preserve">composed of persons elected by </w:t>
      </w:r>
      <w:r>
        <w:rPr>
          <w:rFonts w:ascii="Times New Roman" w:hAnsi="Times New Roman" w:cs="Times New Roman"/>
        </w:rPr>
        <w:t xml:space="preserve">EWB-HK in accordance to its Articles of Associations and it </w:t>
      </w:r>
      <w:r w:rsidRPr="00AB3364">
        <w:rPr>
          <w:rFonts w:ascii="Times New Roman" w:hAnsi="Times New Roman" w:cs="Times New Roman"/>
        </w:rPr>
        <w:t>consist</w:t>
      </w:r>
      <w:r>
        <w:rPr>
          <w:rFonts w:ascii="Times New Roman" w:hAnsi="Times New Roman" w:cs="Times New Roman"/>
        </w:rPr>
        <w:t>s</w:t>
      </w:r>
      <w:r w:rsidRPr="00AB3364">
        <w:rPr>
          <w:rFonts w:ascii="Times New Roman" w:hAnsi="Times New Roman" w:cs="Times New Roman"/>
        </w:rPr>
        <w:t xml:space="preserve"> of not fewer than three (3) and not more than fifteen</w:t>
      </w:r>
      <w:r>
        <w:rPr>
          <w:rFonts w:ascii="Times New Roman" w:hAnsi="Times New Roman" w:cs="Times New Roman"/>
        </w:rPr>
        <w:t xml:space="preserve"> </w:t>
      </w:r>
      <w:r w:rsidRPr="00AB3364">
        <w:rPr>
          <w:rFonts w:ascii="Times New Roman" w:hAnsi="Times New Roman" w:cs="Times New Roman"/>
        </w:rPr>
        <w:t xml:space="preserve">(15) Directors. </w:t>
      </w:r>
    </w:p>
    <w:p w14:paraId="667E95E6" w14:textId="73D2ED44" w:rsidR="00185365" w:rsidRDefault="00185365" w:rsidP="00185365">
      <w:pPr>
        <w:jc w:val="both"/>
        <w:rPr>
          <w:rFonts w:ascii="Times New Roman" w:hAnsi="Times New Roman" w:cs="Times New Roman"/>
        </w:rPr>
      </w:pPr>
      <w:r>
        <w:rPr>
          <w:rFonts w:ascii="Times New Roman" w:hAnsi="Times New Roman" w:cs="Times New Roman"/>
        </w:rPr>
        <w:t xml:space="preserve">Within the </w:t>
      </w:r>
      <w:proofErr w:type="spellStart"/>
      <w:r>
        <w:rPr>
          <w:rFonts w:ascii="Times New Roman" w:hAnsi="Times New Roman" w:cs="Times New Roman"/>
        </w:rPr>
        <w:t>BoD</w:t>
      </w:r>
      <w:proofErr w:type="spellEnd"/>
      <w:r w:rsidR="009B5C40">
        <w:rPr>
          <w:rFonts w:ascii="Times New Roman" w:hAnsi="Times New Roman" w:cs="Times New Roman"/>
        </w:rPr>
        <w:t>,</w:t>
      </w:r>
      <w:r>
        <w:rPr>
          <w:rFonts w:ascii="Times New Roman" w:hAnsi="Times New Roman" w:cs="Times New Roman"/>
        </w:rPr>
        <w:t xml:space="preserve"> the following offices are nominated: </w:t>
      </w:r>
    </w:p>
    <w:p w14:paraId="214984FA" w14:textId="77777777" w:rsidR="00185365" w:rsidRPr="00AB3364" w:rsidRDefault="00185365" w:rsidP="00185365">
      <w:pPr>
        <w:jc w:val="both"/>
        <w:rPr>
          <w:rFonts w:ascii="Times New Roman" w:hAnsi="Times New Roman" w:cs="Times New Roman"/>
        </w:rPr>
      </w:pPr>
    </w:p>
    <w:p w14:paraId="1C7F3E4B" w14:textId="77777777" w:rsidR="00185365" w:rsidRPr="00AB3364" w:rsidRDefault="00185365" w:rsidP="00185365">
      <w:pPr>
        <w:jc w:val="both"/>
        <w:rPr>
          <w:rFonts w:ascii="Times New Roman" w:hAnsi="Times New Roman" w:cs="Times New Roman"/>
        </w:rPr>
      </w:pPr>
      <w:r w:rsidRPr="00AB3364">
        <w:rPr>
          <w:rFonts w:ascii="Times New Roman" w:hAnsi="Times New Roman" w:cs="Times New Roman"/>
        </w:rPr>
        <w:t>(a) Chairman;</w:t>
      </w:r>
    </w:p>
    <w:p w14:paraId="5885840F" w14:textId="77777777" w:rsidR="00185365" w:rsidRPr="00AB3364" w:rsidRDefault="00185365" w:rsidP="00185365">
      <w:pPr>
        <w:jc w:val="both"/>
        <w:rPr>
          <w:rFonts w:ascii="Times New Roman" w:hAnsi="Times New Roman" w:cs="Times New Roman"/>
        </w:rPr>
      </w:pPr>
      <w:r w:rsidRPr="00AB3364">
        <w:rPr>
          <w:rFonts w:ascii="Times New Roman" w:hAnsi="Times New Roman" w:cs="Times New Roman"/>
        </w:rPr>
        <w:t>(b) Vice-Chairman(s) (consisting of the first Vice-Chairman and a maximum of 2 others)</w:t>
      </w:r>
    </w:p>
    <w:p w14:paraId="152811DD" w14:textId="77777777" w:rsidR="00185365" w:rsidRPr="00AB3364" w:rsidRDefault="00185365" w:rsidP="00185365">
      <w:pPr>
        <w:jc w:val="both"/>
        <w:rPr>
          <w:rFonts w:ascii="Times New Roman" w:hAnsi="Times New Roman" w:cs="Times New Roman"/>
        </w:rPr>
      </w:pPr>
      <w:r w:rsidRPr="00AB3364">
        <w:rPr>
          <w:rFonts w:ascii="Times New Roman" w:hAnsi="Times New Roman" w:cs="Times New Roman"/>
        </w:rPr>
        <w:t>(c) Secretary;</w:t>
      </w:r>
    </w:p>
    <w:p w14:paraId="3D41F9AB" w14:textId="77777777" w:rsidR="00185365" w:rsidRPr="00AB3364" w:rsidRDefault="00185365" w:rsidP="00185365">
      <w:pPr>
        <w:jc w:val="both"/>
        <w:rPr>
          <w:rFonts w:ascii="Times New Roman" w:hAnsi="Times New Roman" w:cs="Times New Roman"/>
        </w:rPr>
      </w:pPr>
      <w:r w:rsidRPr="00AB3364">
        <w:rPr>
          <w:rFonts w:ascii="Times New Roman" w:hAnsi="Times New Roman" w:cs="Times New Roman"/>
        </w:rPr>
        <w:t>(d) Treasurer;</w:t>
      </w:r>
    </w:p>
    <w:p w14:paraId="2713D94F" w14:textId="77777777" w:rsidR="00185365" w:rsidRPr="0056219F" w:rsidRDefault="00185365" w:rsidP="00185365">
      <w:pPr>
        <w:jc w:val="both"/>
        <w:rPr>
          <w:rFonts w:ascii="Times New Roman" w:hAnsi="Times New Roman" w:cs="Times New Roman"/>
          <w:b/>
        </w:rPr>
      </w:pPr>
      <w:r w:rsidRPr="00AB3364">
        <w:rPr>
          <w:rFonts w:ascii="Times New Roman" w:hAnsi="Times New Roman" w:cs="Times New Roman"/>
        </w:rPr>
        <w:t>(e) Directors;</w:t>
      </w:r>
    </w:p>
    <w:p w14:paraId="3F846A6A" w14:textId="77777777" w:rsidR="00185365" w:rsidRDefault="00185365" w:rsidP="00185365">
      <w:pPr>
        <w:jc w:val="both"/>
        <w:rPr>
          <w:rFonts w:ascii="Times New Roman" w:hAnsi="Times New Roman" w:cs="Times New Roman"/>
          <w:b/>
        </w:rPr>
      </w:pPr>
    </w:p>
    <w:p w14:paraId="55F33F9F" w14:textId="77777777" w:rsidR="00185365" w:rsidRDefault="00185365" w:rsidP="00185365">
      <w:pPr>
        <w:jc w:val="both"/>
        <w:rPr>
          <w:rFonts w:ascii="Times New Roman" w:hAnsi="Times New Roman" w:cs="Times New Roman"/>
        </w:rPr>
      </w:pPr>
      <w:r>
        <w:rPr>
          <w:rFonts w:ascii="Times New Roman" w:hAnsi="Times New Roman" w:cs="Times New Roman"/>
        </w:rPr>
        <w:t xml:space="preserve">Each Director remains serves for a term of 2 years. After completion of this period a Director is eligible for re-election. </w:t>
      </w:r>
    </w:p>
    <w:p w14:paraId="6FDC8BCE" w14:textId="77777777" w:rsidR="00185365" w:rsidRDefault="00185365" w:rsidP="00185365">
      <w:pPr>
        <w:jc w:val="both"/>
        <w:rPr>
          <w:rFonts w:ascii="Times New Roman" w:hAnsi="Times New Roman" w:cs="Times New Roman"/>
        </w:rPr>
      </w:pPr>
      <w:r>
        <w:rPr>
          <w:rFonts w:ascii="Times New Roman" w:hAnsi="Times New Roman" w:cs="Times New Roman"/>
        </w:rPr>
        <w:t xml:space="preserve">Directors are elected during alternate Annual General Meetings (i.e. once every two years). </w:t>
      </w:r>
    </w:p>
    <w:p w14:paraId="7AEC3DE4" w14:textId="77777777" w:rsidR="00185365" w:rsidRDefault="00185365" w:rsidP="00185365">
      <w:pPr>
        <w:jc w:val="both"/>
        <w:rPr>
          <w:rFonts w:ascii="Times New Roman" w:hAnsi="Times New Roman" w:cs="Times New Roman"/>
        </w:rPr>
      </w:pPr>
      <w:r>
        <w:rPr>
          <w:rFonts w:ascii="Times New Roman" w:hAnsi="Times New Roman" w:cs="Times New Roman"/>
        </w:rPr>
        <w:t xml:space="preserve">Candidates for the office of Director need to have been members of EWB-HK for at least 3 years and need to be nominated by a Director other than the candidate himself and seconded by two other Directors at least 10 days before the General Meeting at which he/she is proposed to be elected. </w:t>
      </w:r>
    </w:p>
    <w:p w14:paraId="540F4EEF" w14:textId="77777777" w:rsidR="00185365" w:rsidRDefault="00185365" w:rsidP="00185365">
      <w:pPr>
        <w:jc w:val="both"/>
        <w:rPr>
          <w:rFonts w:ascii="Times New Roman" w:hAnsi="Times New Roman" w:cs="Times New Roman"/>
        </w:rPr>
      </w:pPr>
    </w:p>
    <w:p w14:paraId="6A541172" w14:textId="77777777" w:rsidR="00185365" w:rsidRDefault="00185365" w:rsidP="00185365">
      <w:pPr>
        <w:jc w:val="both"/>
        <w:rPr>
          <w:rFonts w:ascii="Times New Roman" w:hAnsi="Times New Roman" w:cs="Times New Roman"/>
        </w:rPr>
      </w:pPr>
      <w:r>
        <w:rPr>
          <w:rFonts w:ascii="Times New Roman" w:hAnsi="Times New Roman" w:cs="Times New Roman"/>
        </w:rPr>
        <w:t xml:space="preserve">Directors appoint a Chairman and up to 3 vice-chairmen among their midst. </w:t>
      </w:r>
    </w:p>
    <w:p w14:paraId="362E2E76" w14:textId="77777777" w:rsidR="00185365" w:rsidRPr="001C667C" w:rsidRDefault="00185365" w:rsidP="00185365">
      <w:pPr>
        <w:jc w:val="both"/>
        <w:rPr>
          <w:rFonts w:ascii="Times New Roman" w:hAnsi="Times New Roman" w:cs="Times New Roman"/>
        </w:rPr>
      </w:pPr>
      <w:r w:rsidRPr="001C667C">
        <w:rPr>
          <w:rFonts w:ascii="Times New Roman" w:hAnsi="Times New Roman" w:cs="Times New Roman"/>
        </w:rPr>
        <w:t>A Director shall vacate office</w:t>
      </w:r>
      <w:proofErr w:type="gramStart"/>
      <w:r w:rsidRPr="001C667C">
        <w:rPr>
          <w:rFonts w:ascii="Times New Roman" w:hAnsi="Times New Roman" w:cs="Times New Roman"/>
        </w:rPr>
        <w:t>:-</w:t>
      </w:r>
      <w:proofErr w:type="gramEnd"/>
      <w:r w:rsidRPr="001C667C">
        <w:rPr>
          <w:rFonts w:ascii="Times New Roman" w:hAnsi="Times New Roman" w:cs="Times New Roman"/>
        </w:rPr>
        <w:t xml:space="preserve"> </w:t>
      </w:r>
    </w:p>
    <w:p w14:paraId="24B93BDC" w14:textId="77777777" w:rsidR="00185365" w:rsidRPr="001C667C" w:rsidRDefault="00185365" w:rsidP="009B5C40">
      <w:pPr>
        <w:widowControl w:val="0"/>
        <w:numPr>
          <w:ilvl w:val="1"/>
          <w:numId w:val="6"/>
        </w:numPr>
        <w:spacing w:after="0" w:line="240" w:lineRule="auto"/>
        <w:ind w:left="567" w:hanging="360"/>
        <w:jc w:val="both"/>
        <w:rPr>
          <w:rFonts w:ascii="Times New Roman" w:hAnsi="Times New Roman" w:cs="Times New Roman"/>
        </w:rPr>
      </w:pPr>
      <w:r w:rsidRPr="001C667C">
        <w:rPr>
          <w:rFonts w:ascii="Times New Roman" w:hAnsi="Times New Roman" w:cs="Times New Roman"/>
        </w:rPr>
        <w:t>(a)  if a receiving order is made against him or he</w:t>
      </w:r>
      <w:r>
        <w:rPr>
          <w:rFonts w:ascii="Times New Roman" w:hAnsi="Times New Roman" w:cs="Times New Roman"/>
        </w:rPr>
        <w:t>/she</w:t>
      </w:r>
      <w:r w:rsidRPr="001C667C">
        <w:rPr>
          <w:rFonts w:ascii="Times New Roman" w:hAnsi="Times New Roman" w:cs="Times New Roman"/>
        </w:rPr>
        <w:t xml:space="preserve"> makes any arrangement or composition </w:t>
      </w:r>
      <w:r w:rsidRPr="001C667C">
        <w:rPr>
          <w:rFonts w:ascii="MS Mincho" w:eastAsia="MS Mincho" w:hAnsi="MS Mincho" w:cs="MS Mincho"/>
        </w:rPr>
        <w:t> </w:t>
      </w:r>
      <w:r w:rsidRPr="001C667C">
        <w:rPr>
          <w:rFonts w:ascii="Times New Roman" w:hAnsi="Times New Roman" w:cs="Times New Roman"/>
        </w:rPr>
        <w:t xml:space="preserve">with his creditors; or </w:t>
      </w:r>
      <w:r w:rsidRPr="001C667C">
        <w:rPr>
          <w:rFonts w:ascii="MS Mincho" w:eastAsia="MS Mincho" w:hAnsi="MS Mincho" w:cs="MS Mincho"/>
        </w:rPr>
        <w:t> </w:t>
      </w:r>
    </w:p>
    <w:p w14:paraId="713A3C56" w14:textId="77777777" w:rsidR="00185365" w:rsidRPr="001C667C" w:rsidRDefault="00185365" w:rsidP="009B5C40">
      <w:pPr>
        <w:widowControl w:val="0"/>
        <w:numPr>
          <w:ilvl w:val="1"/>
          <w:numId w:val="6"/>
        </w:numPr>
        <w:spacing w:after="0" w:line="240" w:lineRule="auto"/>
        <w:ind w:left="567" w:hanging="360"/>
        <w:jc w:val="both"/>
        <w:rPr>
          <w:rFonts w:ascii="Times New Roman" w:hAnsi="Times New Roman" w:cs="Times New Roman"/>
        </w:rPr>
      </w:pPr>
      <w:r w:rsidRPr="001C667C">
        <w:rPr>
          <w:rFonts w:ascii="Times New Roman" w:hAnsi="Times New Roman" w:cs="Times New Roman"/>
        </w:rPr>
        <w:t>(b)  if he</w:t>
      </w:r>
      <w:r>
        <w:rPr>
          <w:rFonts w:ascii="Times New Roman" w:hAnsi="Times New Roman" w:cs="Times New Roman"/>
        </w:rPr>
        <w:t>/she</w:t>
      </w:r>
      <w:r w:rsidRPr="001C667C">
        <w:rPr>
          <w:rFonts w:ascii="Times New Roman" w:hAnsi="Times New Roman" w:cs="Times New Roman"/>
        </w:rPr>
        <w:t xml:space="preserve"> dies or becomes of unsound mind whilst in office; or </w:t>
      </w:r>
      <w:r w:rsidRPr="001C667C">
        <w:rPr>
          <w:rFonts w:ascii="MS Mincho" w:eastAsia="MS Mincho" w:hAnsi="MS Mincho" w:cs="MS Mincho"/>
        </w:rPr>
        <w:t> </w:t>
      </w:r>
    </w:p>
    <w:p w14:paraId="6229B224" w14:textId="77777777" w:rsidR="00185365" w:rsidRPr="001C667C" w:rsidRDefault="00185365" w:rsidP="009B5C40">
      <w:pPr>
        <w:widowControl w:val="0"/>
        <w:numPr>
          <w:ilvl w:val="1"/>
          <w:numId w:val="6"/>
        </w:numPr>
        <w:spacing w:after="0" w:line="240" w:lineRule="auto"/>
        <w:ind w:left="567" w:hanging="360"/>
        <w:jc w:val="both"/>
        <w:rPr>
          <w:rFonts w:ascii="Times New Roman" w:hAnsi="Times New Roman" w:cs="Times New Roman"/>
        </w:rPr>
      </w:pPr>
      <w:r w:rsidRPr="001C667C">
        <w:rPr>
          <w:rFonts w:ascii="Times New Roman" w:hAnsi="Times New Roman" w:cs="Times New Roman"/>
        </w:rPr>
        <w:t>(c)  if by notice in writing to the Organization he</w:t>
      </w:r>
      <w:r>
        <w:rPr>
          <w:rFonts w:ascii="Times New Roman" w:hAnsi="Times New Roman" w:cs="Times New Roman"/>
        </w:rPr>
        <w:t>/she</w:t>
      </w:r>
      <w:r w:rsidRPr="001C667C">
        <w:rPr>
          <w:rFonts w:ascii="Times New Roman" w:hAnsi="Times New Roman" w:cs="Times New Roman"/>
        </w:rPr>
        <w:t xml:space="preserve"> resigns his office; or </w:t>
      </w:r>
      <w:r w:rsidRPr="001C667C">
        <w:rPr>
          <w:rFonts w:ascii="MS Mincho" w:eastAsia="MS Mincho" w:hAnsi="MS Mincho" w:cs="MS Mincho"/>
        </w:rPr>
        <w:t> </w:t>
      </w:r>
    </w:p>
    <w:p w14:paraId="74A3F581" w14:textId="77777777" w:rsidR="00185365" w:rsidRPr="001C667C" w:rsidRDefault="00185365" w:rsidP="009B5C40">
      <w:pPr>
        <w:widowControl w:val="0"/>
        <w:numPr>
          <w:ilvl w:val="1"/>
          <w:numId w:val="6"/>
        </w:numPr>
        <w:spacing w:after="0" w:line="240" w:lineRule="auto"/>
        <w:ind w:left="567" w:hanging="360"/>
        <w:jc w:val="both"/>
        <w:rPr>
          <w:rFonts w:ascii="Times New Roman" w:hAnsi="Times New Roman" w:cs="Times New Roman"/>
        </w:rPr>
      </w:pPr>
      <w:r w:rsidRPr="001C667C">
        <w:rPr>
          <w:rFonts w:ascii="Times New Roman" w:hAnsi="Times New Roman" w:cs="Times New Roman"/>
        </w:rPr>
        <w:t xml:space="preserve">(d)  if ceases to be a Member of the Organization; </w:t>
      </w:r>
      <w:r w:rsidRPr="001C667C">
        <w:rPr>
          <w:rFonts w:ascii="MS Mincho" w:eastAsia="MS Mincho" w:hAnsi="MS Mincho" w:cs="MS Mincho"/>
        </w:rPr>
        <w:t> </w:t>
      </w:r>
    </w:p>
    <w:p w14:paraId="510E3B51" w14:textId="77777777" w:rsidR="00185365" w:rsidRPr="001C667C" w:rsidRDefault="00185365" w:rsidP="009B5C40">
      <w:pPr>
        <w:widowControl w:val="0"/>
        <w:numPr>
          <w:ilvl w:val="1"/>
          <w:numId w:val="6"/>
        </w:numPr>
        <w:spacing w:after="0" w:line="240" w:lineRule="auto"/>
        <w:ind w:left="567" w:hanging="360"/>
        <w:jc w:val="both"/>
        <w:rPr>
          <w:rFonts w:ascii="Times New Roman" w:hAnsi="Times New Roman" w:cs="Times New Roman"/>
        </w:rPr>
      </w:pPr>
      <w:r w:rsidRPr="001C667C">
        <w:rPr>
          <w:rFonts w:ascii="Times New Roman" w:hAnsi="Times New Roman" w:cs="Times New Roman"/>
        </w:rPr>
        <w:t>(e)  if he</w:t>
      </w:r>
      <w:r>
        <w:rPr>
          <w:rFonts w:ascii="Times New Roman" w:hAnsi="Times New Roman" w:cs="Times New Roman"/>
        </w:rPr>
        <w:t>/she</w:t>
      </w:r>
      <w:r w:rsidRPr="001C667C">
        <w:rPr>
          <w:rFonts w:ascii="Times New Roman" w:hAnsi="Times New Roman" w:cs="Times New Roman"/>
        </w:rPr>
        <w:t xml:space="preserve"> is incapacitated for a substantial period; or </w:t>
      </w:r>
      <w:r w:rsidRPr="001C667C">
        <w:rPr>
          <w:rFonts w:ascii="MS Mincho" w:eastAsia="MS Mincho" w:hAnsi="MS Mincho" w:cs="MS Mincho"/>
        </w:rPr>
        <w:t> </w:t>
      </w:r>
    </w:p>
    <w:p w14:paraId="2A066A2B" w14:textId="77777777" w:rsidR="00185365" w:rsidRPr="001C667C" w:rsidRDefault="00185365" w:rsidP="009B5C40">
      <w:pPr>
        <w:widowControl w:val="0"/>
        <w:numPr>
          <w:ilvl w:val="1"/>
          <w:numId w:val="6"/>
        </w:numPr>
        <w:spacing w:after="0" w:line="240" w:lineRule="auto"/>
        <w:ind w:left="567" w:hanging="360"/>
        <w:jc w:val="both"/>
        <w:rPr>
          <w:rFonts w:ascii="Times New Roman" w:hAnsi="Times New Roman" w:cs="Times New Roman"/>
        </w:rPr>
      </w:pPr>
      <w:r w:rsidRPr="001C667C">
        <w:rPr>
          <w:rFonts w:ascii="Times New Roman" w:hAnsi="Times New Roman" w:cs="Times New Roman"/>
        </w:rPr>
        <w:t>(f)  if he</w:t>
      </w:r>
      <w:r>
        <w:rPr>
          <w:rFonts w:ascii="Times New Roman" w:hAnsi="Times New Roman" w:cs="Times New Roman"/>
        </w:rPr>
        <w:t>/she</w:t>
      </w:r>
      <w:r w:rsidRPr="001C667C">
        <w:rPr>
          <w:rFonts w:ascii="Times New Roman" w:hAnsi="Times New Roman" w:cs="Times New Roman"/>
        </w:rPr>
        <w:t xml:space="preserve"> is removed from office by a resolution duly passed at an Extraordinary General </w:t>
      </w:r>
      <w:r w:rsidRPr="001C667C">
        <w:rPr>
          <w:rFonts w:ascii="MS Mincho" w:eastAsia="MS Mincho" w:hAnsi="MS Mincho" w:cs="MS Mincho"/>
        </w:rPr>
        <w:t> </w:t>
      </w:r>
      <w:r w:rsidRPr="001C667C">
        <w:rPr>
          <w:rFonts w:ascii="Times New Roman" w:hAnsi="Times New Roman" w:cs="Times New Roman"/>
        </w:rPr>
        <w:t xml:space="preserve">Meeting specially convened for such purpose. </w:t>
      </w:r>
      <w:r w:rsidRPr="001C667C">
        <w:rPr>
          <w:rFonts w:ascii="MS Mincho" w:eastAsia="MS Mincho" w:hAnsi="MS Mincho" w:cs="MS Mincho"/>
        </w:rPr>
        <w:t> </w:t>
      </w:r>
    </w:p>
    <w:p w14:paraId="5323C1FF" w14:textId="77777777" w:rsidR="00185365" w:rsidRPr="001C667C" w:rsidRDefault="00185365" w:rsidP="009B5C40">
      <w:pPr>
        <w:ind w:left="567"/>
        <w:jc w:val="both"/>
        <w:rPr>
          <w:rFonts w:ascii="Times New Roman" w:hAnsi="Times New Roman" w:cs="Times New Roman"/>
        </w:rPr>
      </w:pPr>
    </w:p>
    <w:p w14:paraId="560A7FE1" w14:textId="62D324FC" w:rsidR="00185365" w:rsidRDefault="00185365" w:rsidP="00185365">
      <w:pPr>
        <w:rPr>
          <w:rFonts w:ascii="Times New Roman" w:hAnsi="Times New Roman" w:cs="Times New Roman"/>
        </w:rPr>
      </w:pPr>
      <w:r>
        <w:rPr>
          <w:rFonts w:ascii="Times New Roman" w:hAnsi="Times New Roman" w:cs="Times New Roman"/>
        </w:rPr>
        <w:t>Current Board of Directors' names and positions are included in Appendix 3.2.1 - Board of Directors</w:t>
      </w:r>
    </w:p>
    <w:p w14:paraId="2B09AE74" w14:textId="6CB1CA1D" w:rsidR="00C01D35" w:rsidRDefault="00C01D35" w:rsidP="00185365">
      <w:pPr>
        <w:rPr>
          <w:rFonts w:ascii="Times New Roman" w:hAnsi="Times New Roman" w:cs="Times New Roman"/>
        </w:rPr>
      </w:pPr>
      <w:r>
        <w:rPr>
          <w:rFonts w:ascii="Times New Roman" w:hAnsi="Times New Roman" w:cs="Times New Roman"/>
        </w:rPr>
        <w:t>The Articles of Association for EWB-HK is documented in Appendix 3.2.2</w:t>
      </w:r>
    </w:p>
    <w:p w14:paraId="648D3F53" w14:textId="77777777" w:rsidR="00C01D35" w:rsidRDefault="00C01D35" w:rsidP="00185365">
      <w:pPr>
        <w:rPr>
          <w:rFonts w:ascii="Times New Roman" w:hAnsi="Times New Roman" w:cs="Times New Roman"/>
        </w:rPr>
      </w:pPr>
    </w:p>
    <w:p w14:paraId="6BD8CE93" w14:textId="4EF693B4" w:rsidR="00185365" w:rsidRDefault="00185365" w:rsidP="00185365">
      <w:pPr>
        <w:rPr>
          <w:rFonts w:ascii="Times New Roman" w:hAnsi="Times New Roman" w:cs="Times New Roman"/>
          <w:b/>
        </w:rPr>
      </w:pPr>
      <w:r w:rsidRPr="00B67F1A">
        <w:rPr>
          <w:rFonts w:ascii="Times New Roman" w:hAnsi="Times New Roman" w:cs="Times New Roman"/>
          <w:b/>
        </w:rPr>
        <w:lastRenderedPageBreak/>
        <w:t>3.3 Committee</w:t>
      </w:r>
      <w:r>
        <w:rPr>
          <w:rFonts w:ascii="Times New Roman" w:hAnsi="Times New Roman" w:cs="Times New Roman"/>
          <w:b/>
        </w:rPr>
        <w:t>s</w:t>
      </w:r>
    </w:p>
    <w:p w14:paraId="7779D68F" w14:textId="77777777" w:rsidR="00185365" w:rsidRDefault="00185365" w:rsidP="00185365">
      <w:pPr>
        <w:rPr>
          <w:rFonts w:ascii="Times New Roman" w:hAnsi="Times New Roman" w:cs="Times New Roman"/>
          <w:b/>
        </w:rPr>
      </w:pPr>
    </w:p>
    <w:p w14:paraId="18292137" w14:textId="77777777" w:rsidR="00185365" w:rsidRDefault="00185365" w:rsidP="009B5C40">
      <w:pPr>
        <w:spacing w:after="0"/>
        <w:jc w:val="both"/>
        <w:rPr>
          <w:rFonts w:ascii="MS Mincho" w:eastAsia="MS Mincho" w:hAnsi="MS Mincho" w:cs="MS Mincho"/>
        </w:rPr>
      </w:pPr>
      <w:r w:rsidRPr="002C296B">
        <w:rPr>
          <w:rFonts w:ascii="Times New Roman" w:hAnsi="Times New Roman" w:cs="Times New Roman"/>
        </w:rPr>
        <w:t xml:space="preserve">The Board of Directors may delegate any of its powers to committees consisting of such member or members and the powers so delegated conform to any regulation that may be imposed on it by the Board of Directors. </w:t>
      </w:r>
      <w:r w:rsidRPr="002C296B">
        <w:rPr>
          <w:rFonts w:ascii="MS Mincho" w:eastAsia="MS Mincho" w:hAnsi="MS Mincho" w:cs="MS Mincho"/>
        </w:rPr>
        <w:t> </w:t>
      </w:r>
    </w:p>
    <w:p w14:paraId="50DDC637" w14:textId="77777777" w:rsidR="009B5C40" w:rsidRDefault="009B5C40" w:rsidP="009B5C40">
      <w:pPr>
        <w:spacing w:after="0"/>
        <w:jc w:val="both"/>
        <w:rPr>
          <w:rFonts w:ascii="Times New Roman" w:hAnsi="Times New Roman" w:cs="Times New Roman"/>
          <w:b/>
        </w:rPr>
      </w:pPr>
    </w:p>
    <w:p w14:paraId="73943E41" w14:textId="77777777" w:rsidR="009B5C40" w:rsidRDefault="009B5C40" w:rsidP="009B5C40">
      <w:pPr>
        <w:spacing w:after="0"/>
        <w:jc w:val="both"/>
        <w:rPr>
          <w:rFonts w:ascii="Times New Roman" w:hAnsi="Times New Roman" w:cs="Times New Roman"/>
        </w:rPr>
      </w:pPr>
      <w:r>
        <w:rPr>
          <w:rFonts w:ascii="Times New Roman" w:hAnsi="Times New Roman" w:cs="Times New Roman"/>
        </w:rPr>
        <w:t xml:space="preserve">A chairman of each committee is appointed directly by the </w:t>
      </w:r>
      <w:proofErr w:type="spellStart"/>
      <w:r>
        <w:rPr>
          <w:rFonts w:ascii="Times New Roman" w:hAnsi="Times New Roman" w:cs="Times New Roman"/>
        </w:rPr>
        <w:t>BoD</w:t>
      </w:r>
      <w:proofErr w:type="spellEnd"/>
      <w:r>
        <w:rPr>
          <w:rFonts w:ascii="Times New Roman" w:hAnsi="Times New Roman" w:cs="Times New Roman"/>
        </w:rPr>
        <w:t xml:space="preserve">. </w:t>
      </w:r>
    </w:p>
    <w:p w14:paraId="767C0766" w14:textId="0F34BBAF" w:rsidR="009B5C40" w:rsidRDefault="009B5C40" w:rsidP="009B5C40">
      <w:pPr>
        <w:spacing w:after="0"/>
        <w:jc w:val="both"/>
        <w:rPr>
          <w:rFonts w:ascii="MS Mincho" w:eastAsia="MS Mincho" w:hAnsi="MS Mincho" w:cs="MS Mincho"/>
        </w:rPr>
      </w:pPr>
      <w:r>
        <w:rPr>
          <w:rFonts w:ascii="Times New Roman" w:hAnsi="Times New Roman" w:cs="Times New Roman"/>
        </w:rPr>
        <w:t>I</w:t>
      </w:r>
      <w:r w:rsidR="00185365" w:rsidRPr="002C296B">
        <w:rPr>
          <w:rFonts w:ascii="Times New Roman" w:hAnsi="Times New Roman" w:cs="Times New Roman"/>
        </w:rPr>
        <w:t xml:space="preserve">f at any meeting the chairman is not present, the members of the committee present may choose one of their numbers to be </w:t>
      </w:r>
      <w:r>
        <w:rPr>
          <w:rFonts w:ascii="Times New Roman" w:hAnsi="Times New Roman" w:cs="Times New Roman"/>
        </w:rPr>
        <w:t>standing-</w:t>
      </w:r>
      <w:r w:rsidR="00185365" w:rsidRPr="002C296B">
        <w:rPr>
          <w:rFonts w:ascii="Times New Roman" w:hAnsi="Times New Roman" w:cs="Times New Roman"/>
        </w:rPr>
        <w:t xml:space="preserve">chairman of the meeting. </w:t>
      </w:r>
      <w:r w:rsidR="00185365" w:rsidRPr="002C296B">
        <w:rPr>
          <w:rFonts w:ascii="MS Mincho" w:eastAsia="MS Mincho" w:hAnsi="MS Mincho" w:cs="MS Mincho"/>
        </w:rPr>
        <w:t> </w:t>
      </w:r>
    </w:p>
    <w:p w14:paraId="7510E424" w14:textId="7F23B6FA" w:rsidR="009B5C40" w:rsidRDefault="009B5C40" w:rsidP="009B5C40">
      <w:pPr>
        <w:spacing w:after="0"/>
        <w:rPr>
          <w:rFonts w:ascii="Times New Roman" w:hAnsi="Times New Roman" w:cs="Times New Roman"/>
        </w:rPr>
      </w:pPr>
      <w:r>
        <w:rPr>
          <w:rFonts w:ascii="Times New Roman" w:hAnsi="Times New Roman" w:cs="Times New Roman"/>
        </w:rPr>
        <w:t xml:space="preserve">One or more vice-chairman can be appointed exactly for this purpose. </w:t>
      </w:r>
    </w:p>
    <w:p w14:paraId="7606D4EE" w14:textId="77777777" w:rsidR="009B5C40" w:rsidRDefault="009B5C40" w:rsidP="009B5C40">
      <w:pPr>
        <w:spacing w:after="0"/>
        <w:rPr>
          <w:rFonts w:ascii="Times New Roman" w:hAnsi="Times New Roman" w:cs="Times New Roman"/>
        </w:rPr>
      </w:pPr>
    </w:p>
    <w:p w14:paraId="03B47E55" w14:textId="6BC6EAE3" w:rsidR="00185365" w:rsidRDefault="00185365" w:rsidP="009B5C40">
      <w:pPr>
        <w:spacing w:after="0"/>
        <w:rPr>
          <w:rFonts w:ascii="Times New Roman" w:hAnsi="Times New Roman" w:cs="Times New Roman"/>
        </w:rPr>
      </w:pPr>
      <w:r w:rsidRPr="0056219F">
        <w:rPr>
          <w:rFonts w:ascii="Times New Roman" w:hAnsi="Times New Roman" w:cs="Times New Roman"/>
        </w:rPr>
        <w:t xml:space="preserve">It is </w:t>
      </w:r>
      <w:proofErr w:type="gramStart"/>
      <w:r w:rsidRPr="0056219F">
        <w:rPr>
          <w:rFonts w:ascii="Times New Roman" w:hAnsi="Times New Roman" w:cs="Times New Roman"/>
        </w:rPr>
        <w:t>a</w:t>
      </w:r>
      <w:proofErr w:type="gramEnd"/>
      <w:r w:rsidRPr="0056219F">
        <w:rPr>
          <w:rFonts w:ascii="Times New Roman" w:hAnsi="Times New Roman" w:cs="Times New Roman"/>
        </w:rPr>
        <w:t xml:space="preserve"> </w:t>
      </w:r>
      <w:r w:rsidR="009B5C40">
        <w:rPr>
          <w:rFonts w:ascii="Times New Roman" w:hAnsi="Times New Roman" w:cs="Times New Roman"/>
        </w:rPr>
        <w:t xml:space="preserve">EWB-HK </w:t>
      </w:r>
      <w:r w:rsidRPr="0056219F">
        <w:rPr>
          <w:rFonts w:ascii="Times New Roman" w:hAnsi="Times New Roman" w:cs="Times New Roman"/>
        </w:rPr>
        <w:t xml:space="preserve">requirement that </w:t>
      </w:r>
      <w:r w:rsidR="009B5C40">
        <w:rPr>
          <w:rFonts w:ascii="Times New Roman" w:hAnsi="Times New Roman" w:cs="Times New Roman"/>
        </w:rPr>
        <w:t>all office bearers within a</w:t>
      </w:r>
      <w:r w:rsidRPr="0056219F">
        <w:rPr>
          <w:rFonts w:ascii="Times New Roman" w:hAnsi="Times New Roman" w:cs="Times New Roman"/>
        </w:rPr>
        <w:t xml:space="preserve"> Committees </w:t>
      </w:r>
      <w:r w:rsidR="009B5C40">
        <w:rPr>
          <w:rFonts w:ascii="Times New Roman" w:hAnsi="Times New Roman" w:cs="Times New Roman"/>
        </w:rPr>
        <w:t>must</w:t>
      </w:r>
      <w:r w:rsidRPr="0056219F">
        <w:rPr>
          <w:rFonts w:ascii="Times New Roman" w:hAnsi="Times New Roman" w:cs="Times New Roman"/>
        </w:rPr>
        <w:t xml:space="preserve"> be </w:t>
      </w:r>
      <w:r w:rsidR="009B5C40">
        <w:rPr>
          <w:rFonts w:ascii="Times New Roman" w:hAnsi="Times New Roman" w:cs="Times New Roman"/>
        </w:rPr>
        <w:t xml:space="preserve">official </w:t>
      </w:r>
      <w:r w:rsidRPr="0056219F">
        <w:rPr>
          <w:rFonts w:ascii="Times New Roman" w:hAnsi="Times New Roman" w:cs="Times New Roman"/>
        </w:rPr>
        <w:t>Members</w:t>
      </w:r>
      <w:r w:rsidR="009B5C40">
        <w:rPr>
          <w:rFonts w:ascii="Times New Roman" w:hAnsi="Times New Roman" w:cs="Times New Roman"/>
        </w:rPr>
        <w:t xml:space="preserve"> of the Organization</w:t>
      </w:r>
      <w:r w:rsidRPr="0056219F">
        <w:rPr>
          <w:rFonts w:ascii="Times New Roman" w:hAnsi="Times New Roman" w:cs="Times New Roman"/>
        </w:rPr>
        <w:t>.</w:t>
      </w:r>
    </w:p>
    <w:p w14:paraId="3E5F3CA6" w14:textId="492DFD3A" w:rsidR="00185365" w:rsidRDefault="00185365" w:rsidP="009B5C40">
      <w:pPr>
        <w:spacing w:after="0"/>
        <w:rPr>
          <w:rFonts w:ascii="Times New Roman" w:hAnsi="Times New Roman" w:cs="Times New Roman"/>
        </w:rPr>
      </w:pPr>
      <w:r>
        <w:rPr>
          <w:rFonts w:ascii="Times New Roman" w:hAnsi="Times New Roman" w:cs="Times New Roman"/>
        </w:rPr>
        <w:t xml:space="preserve">Non-member volunteers can also operate within the framework of a committee but they cannot be appointed </w:t>
      </w:r>
      <w:r w:rsidR="009B5C40">
        <w:rPr>
          <w:rFonts w:ascii="Times New Roman" w:hAnsi="Times New Roman" w:cs="Times New Roman"/>
        </w:rPr>
        <w:t xml:space="preserve">to </w:t>
      </w:r>
      <w:r>
        <w:rPr>
          <w:rFonts w:ascii="Times New Roman" w:hAnsi="Times New Roman" w:cs="Times New Roman"/>
        </w:rPr>
        <w:t xml:space="preserve">any formal office. </w:t>
      </w:r>
    </w:p>
    <w:p w14:paraId="66A687DD" w14:textId="77777777" w:rsidR="00185365" w:rsidRPr="0056219F" w:rsidRDefault="00185365" w:rsidP="009B5C40">
      <w:pPr>
        <w:spacing w:after="0"/>
        <w:rPr>
          <w:rFonts w:ascii="Times New Roman" w:hAnsi="Times New Roman" w:cs="Times New Roman"/>
        </w:rPr>
      </w:pPr>
      <w:r>
        <w:rPr>
          <w:rFonts w:ascii="Times New Roman" w:hAnsi="Times New Roman" w:cs="Times New Roman"/>
        </w:rPr>
        <w:t xml:space="preserve">A committee may meet and adjourn as it thinks proper. It should fulfil its intended goal and vision and periodically report to the </w:t>
      </w:r>
      <w:proofErr w:type="spellStart"/>
      <w:r>
        <w:rPr>
          <w:rFonts w:ascii="Times New Roman" w:hAnsi="Times New Roman" w:cs="Times New Roman"/>
        </w:rPr>
        <w:t>BoD</w:t>
      </w:r>
      <w:proofErr w:type="spellEnd"/>
      <w:r>
        <w:rPr>
          <w:rFonts w:ascii="Times New Roman" w:hAnsi="Times New Roman" w:cs="Times New Roman"/>
        </w:rPr>
        <w:t xml:space="preserve"> about the status of its operations and members. </w:t>
      </w:r>
    </w:p>
    <w:p w14:paraId="1DB72824" w14:textId="77777777" w:rsidR="00185365" w:rsidRDefault="00185365" w:rsidP="00185365">
      <w:pPr>
        <w:rPr>
          <w:rFonts w:ascii="Times New Roman" w:hAnsi="Times New Roman" w:cs="Times New Roman"/>
          <w:b/>
          <w:u w:val="single"/>
        </w:rPr>
      </w:pPr>
    </w:p>
    <w:p w14:paraId="168BB46A" w14:textId="77777777" w:rsidR="00185365" w:rsidRPr="007006D4" w:rsidRDefault="00185365" w:rsidP="00431016">
      <w:pPr>
        <w:spacing w:after="0"/>
        <w:rPr>
          <w:rFonts w:ascii="Times New Roman" w:hAnsi="Times New Roman" w:cs="Times New Roman"/>
        </w:rPr>
      </w:pPr>
      <w:r>
        <w:rPr>
          <w:rFonts w:ascii="Times New Roman" w:hAnsi="Times New Roman" w:cs="Times New Roman"/>
        </w:rPr>
        <w:t xml:space="preserve">Presently operating committees are further discussed in section 5 through 10 of this Manual. </w:t>
      </w:r>
    </w:p>
    <w:p w14:paraId="0894F6FD" w14:textId="4F9A90EE" w:rsidR="00185365" w:rsidRPr="00EE1931" w:rsidRDefault="00431016" w:rsidP="00185365">
      <w:pPr>
        <w:rPr>
          <w:rFonts w:ascii="Times New Roman" w:hAnsi="Times New Roman" w:cs="Times New Roman"/>
        </w:rPr>
      </w:pPr>
      <w:r w:rsidRPr="00EE1931">
        <w:rPr>
          <w:rFonts w:ascii="Times New Roman" w:hAnsi="Times New Roman" w:cs="Times New Roman"/>
        </w:rPr>
        <w:t xml:space="preserve">For further information on the Executive Committees structure, please refer to Appendix 3.3.1 - Structure of Executive Committees. </w:t>
      </w:r>
    </w:p>
    <w:p w14:paraId="77B6D08D" w14:textId="77777777" w:rsidR="00431016" w:rsidRDefault="00431016" w:rsidP="00185365">
      <w:pPr>
        <w:rPr>
          <w:ins w:id="4" w:author="Claudio Canzonetta" w:date="2019-08-09T13:25:00Z"/>
          <w:rFonts w:ascii="Times New Roman" w:hAnsi="Times New Roman" w:cs="Times New Roman"/>
          <w:b/>
        </w:rPr>
      </w:pPr>
    </w:p>
    <w:p w14:paraId="55D40F64" w14:textId="77777777" w:rsidR="00185365" w:rsidRDefault="00185365" w:rsidP="00185365">
      <w:pPr>
        <w:rPr>
          <w:rFonts w:ascii="Times New Roman" w:hAnsi="Times New Roman" w:cs="Times New Roman"/>
          <w:b/>
        </w:rPr>
      </w:pPr>
      <w:r w:rsidRPr="00CC252D">
        <w:rPr>
          <w:rFonts w:ascii="Times New Roman" w:hAnsi="Times New Roman" w:cs="Times New Roman"/>
          <w:b/>
        </w:rPr>
        <w:t>3.4 Membership</w:t>
      </w:r>
    </w:p>
    <w:p w14:paraId="435F541B" w14:textId="77777777" w:rsidR="00185365" w:rsidRDefault="00185365" w:rsidP="00185365">
      <w:pPr>
        <w:rPr>
          <w:rFonts w:ascii="Times New Roman" w:hAnsi="Times New Roman" w:cs="Times New Roman"/>
          <w:b/>
        </w:rPr>
      </w:pPr>
    </w:p>
    <w:p w14:paraId="3B2A7569" w14:textId="77777777" w:rsidR="00185365" w:rsidRDefault="00185365" w:rsidP="00185365">
      <w:pPr>
        <w:jc w:val="both"/>
        <w:rPr>
          <w:rFonts w:ascii="Times New Roman" w:hAnsi="Times New Roman" w:cs="Times New Roman"/>
        </w:rPr>
      </w:pPr>
      <w:r>
        <w:rPr>
          <w:rFonts w:ascii="Times New Roman" w:hAnsi="Times New Roman" w:cs="Times New Roman"/>
        </w:rPr>
        <w:t xml:space="preserve">Members of EWB-HK are individuals who have contributed substantially in promoting and expediting the objects of the organization. They function for all ordinary matters as the "shareholders" of the organizations and they fulfil the key roles within EWB-HK. All directors and chairs are therefore necessary members of EWB-HK. </w:t>
      </w:r>
    </w:p>
    <w:p w14:paraId="66E722AC" w14:textId="77777777" w:rsidR="00185365" w:rsidRDefault="00185365" w:rsidP="00185365">
      <w:pPr>
        <w:rPr>
          <w:rFonts w:ascii="Times New Roman" w:hAnsi="Times New Roman" w:cs="Times New Roman"/>
        </w:rPr>
      </w:pPr>
      <w:r>
        <w:rPr>
          <w:rFonts w:ascii="Times New Roman" w:hAnsi="Times New Roman" w:cs="Times New Roman"/>
        </w:rPr>
        <w:t xml:space="preserve">All members are entitled to the following rights and privileges: </w:t>
      </w:r>
    </w:p>
    <w:p w14:paraId="4C29FF0B" w14:textId="77777777" w:rsidR="00185365" w:rsidRPr="004E073B" w:rsidRDefault="00185365" w:rsidP="00185365">
      <w:pPr>
        <w:widowControl w:val="0"/>
        <w:numPr>
          <w:ilvl w:val="1"/>
          <w:numId w:val="7"/>
        </w:numPr>
        <w:spacing w:after="0" w:line="240" w:lineRule="auto"/>
        <w:rPr>
          <w:rFonts w:ascii="Times New Roman" w:hAnsi="Times New Roman" w:cs="Times New Roman"/>
        </w:rPr>
      </w:pPr>
      <w:r w:rsidRPr="004E073B">
        <w:rPr>
          <w:rFonts w:ascii="Times New Roman" w:hAnsi="Times New Roman" w:cs="Times New Roman"/>
        </w:rPr>
        <w:t xml:space="preserve">(a)  to elect and be elected to the Board of Directors; </w:t>
      </w:r>
      <w:r w:rsidRPr="004E073B">
        <w:rPr>
          <w:rFonts w:ascii="MS Mincho" w:eastAsia="MS Mincho" w:hAnsi="MS Mincho" w:cs="MS Mincho"/>
        </w:rPr>
        <w:t> </w:t>
      </w:r>
    </w:p>
    <w:p w14:paraId="022A2BAE" w14:textId="77777777" w:rsidR="00185365" w:rsidRPr="004E073B" w:rsidRDefault="00185365" w:rsidP="00185365">
      <w:pPr>
        <w:widowControl w:val="0"/>
        <w:numPr>
          <w:ilvl w:val="1"/>
          <w:numId w:val="7"/>
        </w:numPr>
        <w:spacing w:after="0" w:line="240" w:lineRule="auto"/>
        <w:rPr>
          <w:rFonts w:ascii="Times New Roman" w:hAnsi="Times New Roman" w:cs="Times New Roman"/>
        </w:rPr>
      </w:pPr>
      <w:r w:rsidRPr="004E073B">
        <w:rPr>
          <w:rFonts w:ascii="Times New Roman" w:hAnsi="Times New Roman" w:cs="Times New Roman"/>
        </w:rPr>
        <w:t xml:space="preserve">(b)  to attend, participate in and vote at General Meetings; </w:t>
      </w:r>
      <w:r w:rsidRPr="004E073B">
        <w:rPr>
          <w:rFonts w:ascii="MS Mincho" w:eastAsia="MS Mincho" w:hAnsi="MS Mincho" w:cs="MS Mincho"/>
        </w:rPr>
        <w:t> </w:t>
      </w:r>
    </w:p>
    <w:p w14:paraId="26DA6E28" w14:textId="77777777" w:rsidR="00185365" w:rsidRPr="004E073B" w:rsidRDefault="00185365" w:rsidP="00185365">
      <w:pPr>
        <w:widowControl w:val="0"/>
        <w:numPr>
          <w:ilvl w:val="1"/>
          <w:numId w:val="7"/>
        </w:numPr>
        <w:spacing w:after="0" w:line="240" w:lineRule="auto"/>
        <w:rPr>
          <w:rFonts w:ascii="Times New Roman" w:hAnsi="Times New Roman" w:cs="Times New Roman"/>
        </w:rPr>
      </w:pPr>
      <w:r w:rsidRPr="004E073B">
        <w:rPr>
          <w:rFonts w:ascii="Times New Roman" w:hAnsi="Times New Roman" w:cs="Times New Roman"/>
        </w:rPr>
        <w:t xml:space="preserve">(c)  to participate in all activities and functions organized by the organization; </w:t>
      </w:r>
      <w:r w:rsidRPr="004E073B">
        <w:rPr>
          <w:rFonts w:ascii="MS Mincho" w:eastAsia="MS Mincho" w:hAnsi="MS Mincho" w:cs="MS Mincho"/>
        </w:rPr>
        <w:t> </w:t>
      </w:r>
    </w:p>
    <w:p w14:paraId="24C0B400" w14:textId="77777777" w:rsidR="00185365" w:rsidRDefault="00185365" w:rsidP="00185365">
      <w:pPr>
        <w:rPr>
          <w:rFonts w:ascii="Times New Roman" w:hAnsi="Times New Roman" w:cs="Times New Roman"/>
        </w:rPr>
      </w:pPr>
    </w:p>
    <w:p w14:paraId="0FC628B6" w14:textId="746D7E8C" w:rsidR="00185365" w:rsidRDefault="00B34241" w:rsidP="00185365">
      <w:pPr>
        <w:rPr>
          <w:rFonts w:ascii="Times New Roman" w:hAnsi="Times New Roman" w:cs="Times New Roman"/>
        </w:rPr>
      </w:pPr>
      <w:r>
        <w:rPr>
          <w:rFonts w:ascii="Times New Roman" w:hAnsi="Times New Roman" w:cs="Times New Roman"/>
        </w:rPr>
        <w:t>All Members shall fulfil</w:t>
      </w:r>
      <w:r w:rsidR="00185365" w:rsidRPr="004E073B">
        <w:rPr>
          <w:rFonts w:ascii="Times New Roman" w:hAnsi="Times New Roman" w:cs="Times New Roman"/>
        </w:rPr>
        <w:t xml:space="preserve"> the following obligations: </w:t>
      </w:r>
    </w:p>
    <w:p w14:paraId="4014973F" w14:textId="77777777" w:rsidR="00185365" w:rsidRPr="004E073B" w:rsidRDefault="00185365" w:rsidP="00185365">
      <w:pPr>
        <w:pStyle w:val="ListParagraph"/>
        <w:widowControl w:val="0"/>
        <w:numPr>
          <w:ilvl w:val="0"/>
          <w:numId w:val="9"/>
        </w:numPr>
        <w:spacing w:after="0" w:line="240" w:lineRule="auto"/>
        <w:ind w:left="1418"/>
        <w:contextualSpacing w:val="0"/>
        <w:rPr>
          <w:rFonts w:ascii="Times New Roman" w:hAnsi="Times New Roman" w:cs="Times New Roman"/>
        </w:rPr>
      </w:pPr>
      <w:r w:rsidRPr="004E073B">
        <w:rPr>
          <w:rFonts w:ascii="Times New Roman" w:hAnsi="Times New Roman" w:cs="Times New Roman"/>
        </w:rPr>
        <w:t>(a) abide by the Articles of Association and resolutions of the Organization;</w:t>
      </w:r>
      <w:r w:rsidRPr="004E073B">
        <w:rPr>
          <w:rFonts w:ascii="MS Mincho" w:eastAsia="MS Mincho" w:hAnsi="MS Mincho" w:cs="MS Mincho"/>
        </w:rPr>
        <w:t> </w:t>
      </w:r>
    </w:p>
    <w:p w14:paraId="70FB3083" w14:textId="77777777" w:rsidR="00185365" w:rsidRPr="004E073B" w:rsidRDefault="00185365" w:rsidP="00185365">
      <w:pPr>
        <w:pStyle w:val="ListParagraph"/>
        <w:widowControl w:val="0"/>
        <w:numPr>
          <w:ilvl w:val="0"/>
          <w:numId w:val="9"/>
        </w:numPr>
        <w:spacing w:after="0" w:line="240" w:lineRule="auto"/>
        <w:ind w:left="1418"/>
        <w:contextualSpacing w:val="0"/>
        <w:rPr>
          <w:rFonts w:ascii="Times New Roman" w:hAnsi="Times New Roman" w:cs="Times New Roman"/>
        </w:rPr>
      </w:pPr>
      <w:r w:rsidRPr="004E073B">
        <w:rPr>
          <w:rFonts w:ascii="Times New Roman" w:hAnsi="Times New Roman" w:cs="Times New Roman"/>
        </w:rPr>
        <w:t xml:space="preserve">(b) pay Membership Fees, Annual Subscriptions (if any) and other fees or monies payable to the Organization. </w:t>
      </w:r>
    </w:p>
    <w:p w14:paraId="6F810F9E" w14:textId="77777777" w:rsidR="00185365" w:rsidRDefault="00185365" w:rsidP="00185365">
      <w:pPr>
        <w:rPr>
          <w:rFonts w:ascii="Times New Roman" w:hAnsi="Times New Roman" w:cs="Times New Roman"/>
        </w:rPr>
      </w:pPr>
    </w:p>
    <w:p w14:paraId="45410E51" w14:textId="77777777" w:rsidR="00185365" w:rsidRDefault="00185365" w:rsidP="00185365">
      <w:pPr>
        <w:jc w:val="both"/>
        <w:rPr>
          <w:rFonts w:ascii="Times New Roman" w:hAnsi="Times New Roman" w:cs="Times New Roman"/>
        </w:rPr>
      </w:pPr>
      <w:r>
        <w:rPr>
          <w:rFonts w:ascii="Times New Roman" w:hAnsi="Times New Roman" w:cs="Times New Roman"/>
        </w:rPr>
        <w:t xml:space="preserve">New Members may be invited from time to time by the Board of Directors to join EWB-HK. New applicants shall submit to the </w:t>
      </w:r>
      <w:proofErr w:type="spellStart"/>
      <w:r>
        <w:rPr>
          <w:rFonts w:ascii="Times New Roman" w:hAnsi="Times New Roman" w:cs="Times New Roman"/>
        </w:rPr>
        <w:t>BoD</w:t>
      </w:r>
      <w:proofErr w:type="spellEnd"/>
      <w:r>
        <w:rPr>
          <w:rFonts w:ascii="Times New Roman" w:hAnsi="Times New Roman" w:cs="Times New Roman"/>
        </w:rPr>
        <w:t xml:space="preserve"> a written application. The </w:t>
      </w:r>
      <w:proofErr w:type="spellStart"/>
      <w:r>
        <w:rPr>
          <w:rFonts w:ascii="Times New Roman" w:hAnsi="Times New Roman" w:cs="Times New Roman"/>
        </w:rPr>
        <w:t>BoD</w:t>
      </w:r>
      <w:proofErr w:type="spellEnd"/>
      <w:r>
        <w:rPr>
          <w:rFonts w:ascii="Times New Roman" w:hAnsi="Times New Roman" w:cs="Times New Roman"/>
        </w:rPr>
        <w:t xml:space="preserve"> may reject or approve this application. </w:t>
      </w:r>
    </w:p>
    <w:p w14:paraId="6BCF253F" w14:textId="77777777" w:rsidR="00185365" w:rsidRDefault="00185365" w:rsidP="00185365">
      <w:pPr>
        <w:rPr>
          <w:rFonts w:ascii="Times New Roman" w:hAnsi="Times New Roman" w:cs="Times New Roman"/>
        </w:rPr>
      </w:pPr>
    </w:p>
    <w:p w14:paraId="04D4CA57" w14:textId="77777777" w:rsidR="00185365" w:rsidRPr="004E073B" w:rsidRDefault="00185365" w:rsidP="00185365">
      <w:pPr>
        <w:rPr>
          <w:rFonts w:ascii="Times New Roman" w:hAnsi="Times New Roman" w:cs="Times New Roman"/>
        </w:rPr>
      </w:pPr>
      <w:r w:rsidRPr="004E073B">
        <w:rPr>
          <w:rFonts w:ascii="Times New Roman" w:hAnsi="Times New Roman" w:cs="Times New Roman"/>
        </w:rPr>
        <w:lastRenderedPageBreak/>
        <w:t xml:space="preserve">Membership of the Organization </w:t>
      </w:r>
      <w:r>
        <w:rPr>
          <w:rFonts w:ascii="Times New Roman" w:hAnsi="Times New Roman" w:cs="Times New Roman"/>
        </w:rPr>
        <w:t>can</w:t>
      </w:r>
      <w:r w:rsidRPr="004E073B">
        <w:rPr>
          <w:rFonts w:ascii="Times New Roman" w:hAnsi="Times New Roman" w:cs="Times New Roman"/>
        </w:rPr>
        <w:t xml:space="preserve"> be terminated: - </w:t>
      </w:r>
    </w:p>
    <w:p w14:paraId="7263272C" w14:textId="77777777" w:rsidR="00185365" w:rsidRPr="004E073B" w:rsidRDefault="00185365" w:rsidP="00185365">
      <w:pPr>
        <w:widowControl w:val="0"/>
        <w:numPr>
          <w:ilvl w:val="0"/>
          <w:numId w:val="8"/>
        </w:numPr>
        <w:spacing w:after="0" w:line="240" w:lineRule="auto"/>
        <w:rPr>
          <w:rFonts w:ascii="Times New Roman" w:hAnsi="Times New Roman" w:cs="Times New Roman"/>
        </w:rPr>
      </w:pPr>
      <w:r w:rsidRPr="004E073B">
        <w:rPr>
          <w:rFonts w:ascii="Times New Roman" w:hAnsi="Times New Roman" w:cs="Times New Roman"/>
        </w:rPr>
        <w:t>(a</w:t>
      </w:r>
      <w:proofErr w:type="gramStart"/>
      <w:r w:rsidRPr="004E073B">
        <w:rPr>
          <w:rFonts w:ascii="Times New Roman" w:hAnsi="Times New Roman" w:cs="Times New Roman"/>
        </w:rPr>
        <w:t>)  on</w:t>
      </w:r>
      <w:proofErr w:type="gramEnd"/>
      <w:r w:rsidRPr="004E073B">
        <w:rPr>
          <w:rFonts w:ascii="Times New Roman" w:hAnsi="Times New Roman" w:cs="Times New Roman"/>
        </w:rPr>
        <w:t xml:space="preserve"> receipt by the Secretary of an one month's written notice, or </w:t>
      </w:r>
      <w:r w:rsidRPr="004E073B">
        <w:rPr>
          <w:rFonts w:ascii="MS Mincho" w:eastAsia="MS Mincho" w:hAnsi="MS Mincho" w:cs="MS Mincho"/>
        </w:rPr>
        <w:t> </w:t>
      </w:r>
    </w:p>
    <w:p w14:paraId="60E2AC55" w14:textId="77777777" w:rsidR="00185365" w:rsidRPr="004E073B" w:rsidRDefault="00185365" w:rsidP="00185365">
      <w:pPr>
        <w:widowControl w:val="0"/>
        <w:numPr>
          <w:ilvl w:val="0"/>
          <w:numId w:val="8"/>
        </w:numPr>
        <w:spacing w:after="0" w:line="240" w:lineRule="auto"/>
        <w:rPr>
          <w:rFonts w:ascii="Times New Roman" w:hAnsi="Times New Roman" w:cs="Times New Roman"/>
        </w:rPr>
      </w:pPr>
      <w:r w:rsidRPr="004E073B">
        <w:rPr>
          <w:rFonts w:ascii="Times New Roman" w:hAnsi="Times New Roman" w:cs="Times New Roman"/>
        </w:rPr>
        <w:t xml:space="preserve">(b)  in default in the payment of Membership Fee or Annual Subscription or other fees or </w:t>
      </w:r>
      <w:r w:rsidRPr="004E073B">
        <w:rPr>
          <w:rFonts w:ascii="MS Mincho" w:eastAsia="MS Mincho" w:hAnsi="MS Mincho" w:cs="MS Mincho"/>
        </w:rPr>
        <w:t> </w:t>
      </w:r>
      <w:r w:rsidRPr="004E073B">
        <w:rPr>
          <w:rFonts w:ascii="Times New Roman" w:hAnsi="Times New Roman" w:cs="Times New Roman"/>
        </w:rPr>
        <w:t>monies</w:t>
      </w:r>
      <w:r>
        <w:rPr>
          <w:rFonts w:ascii="Times New Roman" w:hAnsi="Times New Roman" w:cs="Times New Roman"/>
        </w:rPr>
        <w:t xml:space="preserve"> payable to the Organization</w:t>
      </w:r>
      <w:r w:rsidRPr="004E073B">
        <w:rPr>
          <w:rFonts w:ascii="Times New Roman" w:hAnsi="Times New Roman" w:cs="Times New Roman"/>
        </w:rPr>
        <w:t xml:space="preserve"> for more than six months, </w:t>
      </w:r>
      <w:r w:rsidRPr="004E073B">
        <w:rPr>
          <w:rFonts w:ascii="MS Mincho" w:eastAsia="MS Mincho" w:hAnsi="MS Mincho" w:cs="MS Mincho"/>
        </w:rPr>
        <w:t> </w:t>
      </w:r>
    </w:p>
    <w:p w14:paraId="72FA21B3" w14:textId="77777777" w:rsidR="00185365" w:rsidRPr="0052634D" w:rsidRDefault="00185365" w:rsidP="00185365">
      <w:pPr>
        <w:widowControl w:val="0"/>
        <w:numPr>
          <w:ilvl w:val="0"/>
          <w:numId w:val="8"/>
        </w:numPr>
        <w:spacing w:after="0" w:line="240" w:lineRule="auto"/>
        <w:rPr>
          <w:rFonts w:ascii="Times New Roman" w:hAnsi="Times New Roman" w:cs="Times New Roman"/>
        </w:rPr>
      </w:pPr>
      <w:r w:rsidRPr="004E073B">
        <w:rPr>
          <w:rFonts w:ascii="Times New Roman" w:hAnsi="Times New Roman" w:cs="Times New Roman"/>
        </w:rPr>
        <w:t xml:space="preserve">(c)  by giving 7 days’ notice to the organization in writing. </w:t>
      </w:r>
      <w:r w:rsidRPr="004E073B">
        <w:rPr>
          <w:rFonts w:ascii="MS Mincho" w:eastAsia="MS Mincho" w:hAnsi="MS Mincho" w:cs="MS Mincho"/>
        </w:rPr>
        <w:t> </w:t>
      </w:r>
      <w:r>
        <w:rPr>
          <w:rFonts w:ascii="MS Mincho" w:eastAsia="MS Mincho" w:hAnsi="MS Mincho" w:cs="MS Mincho"/>
        </w:rPr>
        <w:tab/>
      </w:r>
    </w:p>
    <w:p w14:paraId="00EBD4A8" w14:textId="77777777" w:rsidR="00185365" w:rsidRDefault="00185365" w:rsidP="00185365">
      <w:pPr>
        <w:rPr>
          <w:rFonts w:ascii="Times New Roman" w:hAnsi="Times New Roman" w:cs="Times New Roman"/>
        </w:rPr>
      </w:pPr>
    </w:p>
    <w:p w14:paraId="7249D19F" w14:textId="77777777" w:rsidR="00185365" w:rsidRDefault="00185365" w:rsidP="00185365">
      <w:pPr>
        <w:rPr>
          <w:rFonts w:ascii="MS Mincho" w:eastAsia="MS Mincho" w:hAnsi="MS Mincho" w:cs="MS Mincho"/>
        </w:rPr>
      </w:pPr>
      <w:r w:rsidRPr="0052634D">
        <w:rPr>
          <w:rFonts w:ascii="Times New Roman" w:hAnsi="Times New Roman" w:cs="Times New Roman"/>
        </w:rPr>
        <w:t xml:space="preserve">The Board of Directors may from time to time determine the amount of the Membership Fee to be paid upon admission to membership (if any) and the amount of Annual Subscription (if any). </w:t>
      </w:r>
      <w:r w:rsidRPr="0052634D">
        <w:rPr>
          <w:rFonts w:ascii="MS Mincho" w:eastAsia="MS Mincho" w:hAnsi="MS Mincho" w:cs="MS Mincho"/>
        </w:rPr>
        <w:t> </w:t>
      </w:r>
    </w:p>
    <w:p w14:paraId="10FE2C2C" w14:textId="242F0C6D" w:rsidR="00BF2CD8" w:rsidRPr="00BF2CD8" w:rsidRDefault="00BF2CD8" w:rsidP="00185365">
      <w:pPr>
        <w:rPr>
          <w:rFonts w:ascii="Times New Roman" w:hAnsi="Times New Roman" w:cs="Times New Roman"/>
        </w:rPr>
      </w:pPr>
      <w:r w:rsidRPr="00BF2CD8">
        <w:rPr>
          <w:rFonts w:ascii="Times New Roman" w:eastAsia="MS Mincho" w:hAnsi="Times New Roman" w:cs="Times New Roman"/>
        </w:rPr>
        <w:t xml:space="preserve">More information on the </w:t>
      </w:r>
      <w:r>
        <w:rPr>
          <w:rFonts w:ascii="Times New Roman" w:eastAsia="MS Mincho" w:hAnsi="Times New Roman" w:cs="Times New Roman"/>
        </w:rPr>
        <w:t xml:space="preserve">membership protocol can be found in Appendix 3.4.1 - </w:t>
      </w:r>
      <w:proofErr w:type="spellStart"/>
      <w:r>
        <w:rPr>
          <w:rFonts w:ascii="Times New Roman" w:eastAsia="MS Mincho" w:hAnsi="Times New Roman" w:cs="Times New Roman"/>
        </w:rPr>
        <w:t>BoD</w:t>
      </w:r>
      <w:proofErr w:type="spellEnd"/>
      <w:r>
        <w:rPr>
          <w:rFonts w:ascii="Times New Roman" w:eastAsia="MS Mincho" w:hAnsi="Times New Roman" w:cs="Times New Roman"/>
        </w:rPr>
        <w:t xml:space="preserve"> Notice on Membership. </w:t>
      </w:r>
    </w:p>
    <w:p w14:paraId="193AC00A" w14:textId="09437907" w:rsidR="00185365" w:rsidRPr="0056219F" w:rsidRDefault="00185365" w:rsidP="00185365">
      <w:pPr>
        <w:rPr>
          <w:rFonts w:ascii="Times New Roman" w:hAnsi="Times New Roman" w:cs="Times New Roman"/>
          <w:b/>
          <w:u w:val="single"/>
        </w:rPr>
      </w:pPr>
    </w:p>
    <w:p w14:paraId="7DE5FB1F" w14:textId="77777777" w:rsidR="00185365" w:rsidRDefault="00185365" w:rsidP="00185365">
      <w:pPr>
        <w:rPr>
          <w:rFonts w:ascii="Times New Roman" w:hAnsi="Times New Roman" w:cs="Times New Roman"/>
          <w:b/>
        </w:rPr>
      </w:pPr>
      <w:r>
        <w:rPr>
          <w:rFonts w:ascii="Times New Roman" w:hAnsi="Times New Roman" w:cs="Times New Roman"/>
          <w:b/>
        </w:rPr>
        <w:t xml:space="preserve">3.5 </w:t>
      </w:r>
      <w:r w:rsidRPr="007006D4">
        <w:rPr>
          <w:rFonts w:ascii="Times New Roman" w:hAnsi="Times New Roman" w:cs="Times New Roman"/>
          <w:b/>
        </w:rPr>
        <w:t>Volunteers</w:t>
      </w:r>
    </w:p>
    <w:p w14:paraId="7ADFDD01" w14:textId="77777777" w:rsidR="00185365" w:rsidRDefault="00185365" w:rsidP="00185365">
      <w:pPr>
        <w:rPr>
          <w:rFonts w:ascii="Times New Roman" w:hAnsi="Times New Roman" w:cs="Times New Roman"/>
          <w:b/>
        </w:rPr>
      </w:pPr>
    </w:p>
    <w:p w14:paraId="792E5C3B" w14:textId="77777777" w:rsidR="00185365" w:rsidRDefault="00185365" w:rsidP="00185365">
      <w:pPr>
        <w:rPr>
          <w:rFonts w:ascii="Times New Roman" w:hAnsi="Times New Roman" w:cs="Times New Roman"/>
        </w:rPr>
      </w:pPr>
      <w:r>
        <w:rPr>
          <w:rFonts w:ascii="Times New Roman" w:hAnsi="Times New Roman" w:cs="Times New Roman"/>
        </w:rPr>
        <w:t xml:space="preserve">Volunteers are recruited by EWB-HK to do humanitarian and non-profit work in Hong Kong or abroad. </w:t>
      </w:r>
    </w:p>
    <w:p w14:paraId="029540CB" w14:textId="77777777" w:rsidR="00185365" w:rsidRDefault="00185365" w:rsidP="00185365">
      <w:pPr>
        <w:rPr>
          <w:rFonts w:ascii="Times New Roman" w:hAnsi="Times New Roman" w:cs="Times New Roman"/>
        </w:rPr>
      </w:pPr>
      <w:r>
        <w:rPr>
          <w:rFonts w:ascii="Times New Roman" w:hAnsi="Times New Roman" w:cs="Times New Roman"/>
        </w:rPr>
        <w:t xml:space="preserve">Volunteers act on a non-profit basis and according to their skill set. They are assigned to teams or workgroups and supervised by EWB-HK members and/or committees. </w:t>
      </w:r>
    </w:p>
    <w:p w14:paraId="32E35AE1" w14:textId="77777777" w:rsidR="00185365" w:rsidRDefault="00185365" w:rsidP="00185365">
      <w:pPr>
        <w:rPr>
          <w:rFonts w:ascii="Times New Roman" w:hAnsi="Times New Roman" w:cs="Times New Roman"/>
        </w:rPr>
      </w:pPr>
      <w:r>
        <w:rPr>
          <w:rFonts w:ascii="Times New Roman" w:hAnsi="Times New Roman" w:cs="Times New Roman"/>
        </w:rPr>
        <w:t xml:space="preserve">Volunteers are required to abide by EWB-HK code of conduct. </w:t>
      </w:r>
    </w:p>
    <w:p w14:paraId="572226E2" w14:textId="77777777" w:rsidR="00185365" w:rsidRDefault="00185365" w:rsidP="00185365">
      <w:pPr>
        <w:rPr>
          <w:rFonts w:ascii="Times New Roman" w:hAnsi="Times New Roman" w:cs="Times New Roman"/>
        </w:rPr>
      </w:pPr>
      <w:r>
        <w:rPr>
          <w:rFonts w:ascii="Times New Roman" w:hAnsi="Times New Roman" w:cs="Times New Roman"/>
        </w:rPr>
        <w:t xml:space="preserve">Any individual older than 18-years-old can become a volunteer of EWB-HK by filling a form on the EWB-HK website. Upon submission of this form, a member of EWB-HK will contact the aspiring volunteer to assign work. </w:t>
      </w:r>
    </w:p>
    <w:p w14:paraId="543A7EF9" w14:textId="77777777" w:rsidR="00185365" w:rsidRDefault="00185365" w:rsidP="00185365">
      <w:pPr>
        <w:rPr>
          <w:rFonts w:ascii="Times New Roman" w:hAnsi="Times New Roman" w:cs="Times New Roman"/>
        </w:rPr>
      </w:pPr>
    </w:p>
    <w:p w14:paraId="6325EC40" w14:textId="0AF0E549" w:rsidR="00185365" w:rsidRPr="002643D1" w:rsidRDefault="00185365" w:rsidP="00185365">
      <w:pPr>
        <w:rPr>
          <w:rFonts w:ascii="Times New Roman" w:hAnsi="Times New Roman" w:cs="Times New Roman"/>
        </w:rPr>
      </w:pPr>
      <w:r>
        <w:rPr>
          <w:rFonts w:ascii="Times New Roman" w:hAnsi="Times New Roman" w:cs="Times New Roman"/>
        </w:rPr>
        <w:t>Volunteers are not members of EWB-HK and as such they do not share members</w:t>
      </w:r>
      <w:r w:rsidR="009B5C40">
        <w:rPr>
          <w:rFonts w:ascii="Times New Roman" w:hAnsi="Times New Roman" w:cs="Times New Roman"/>
        </w:rPr>
        <w:t>’</w:t>
      </w:r>
      <w:r>
        <w:rPr>
          <w:rFonts w:ascii="Times New Roman" w:hAnsi="Times New Roman" w:cs="Times New Roman"/>
        </w:rPr>
        <w:t xml:space="preserve"> duties and privileges, namely they do not attend the Yearly General Meeting and they have no right of vote for any office.</w:t>
      </w:r>
    </w:p>
    <w:p w14:paraId="40E52C44" w14:textId="77777777" w:rsidR="00185365" w:rsidRPr="0056219F" w:rsidRDefault="00185365" w:rsidP="00185365">
      <w:pPr>
        <w:rPr>
          <w:rFonts w:ascii="Times New Roman" w:hAnsi="Times New Roman" w:cs="Times New Roman"/>
          <w:b/>
        </w:rPr>
      </w:pPr>
    </w:p>
    <w:p w14:paraId="32DFFE73" w14:textId="77777777" w:rsidR="00185365" w:rsidRDefault="00185365" w:rsidP="00185365">
      <w:pPr>
        <w:rPr>
          <w:rFonts w:ascii="Times New Roman" w:hAnsi="Times New Roman" w:cs="Times New Roman"/>
          <w:b/>
        </w:rPr>
      </w:pPr>
      <w:r w:rsidRPr="0056219F">
        <w:rPr>
          <w:rFonts w:ascii="Times New Roman" w:hAnsi="Times New Roman" w:cs="Times New Roman"/>
          <w:b/>
        </w:rPr>
        <w:t xml:space="preserve">3.6 </w:t>
      </w:r>
      <w:r w:rsidRPr="00DA3460">
        <w:rPr>
          <w:rFonts w:ascii="Times New Roman" w:hAnsi="Times New Roman" w:cs="Times New Roman"/>
          <w:b/>
        </w:rPr>
        <w:t>Staff</w:t>
      </w:r>
    </w:p>
    <w:p w14:paraId="56316222" w14:textId="77777777" w:rsidR="00185365" w:rsidRDefault="00185365" w:rsidP="00185365">
      <w:pPr>
        <w:rPr>
          <w:rFonts w:ascii="Times New Roman" w:hAnsi="Times New Roman" w:cs="Times New Roman"/>
          <w:b/>
        </w:rPr>
      </w:pPr>
    </w:p>
    <w:p w14:paraId="1D66D05E" w14:textId="77777777" w:rsidR="00984163" w:rsidRDefault="00185365" w:rsidP="00984163">
      <w:pPr>
        <w:spacing w:after="0"/>
        <w:rPr>
          <w:rFonts w:ascii="Times New Roman" w:hAnsi="Times New Roman" w:cs="Times New Roman"/>
        </w:rPr>
      </w:pPr>
      <w:r>
        <w:rPr>
          <w:rFonts w:ascii="Times New Roman" w:hAnsi="Times New Roman" w:cs="Times New Roman"/>
        </w:rPr>
        <w:t>EWB-HK may recruit full-time or part-time paid staff to attend to specific matters.</w:t>
      </w:r>
    </w:p>
    <w:p w14:paraId="5E091E6A" w14:textId="54419E18" w:rsidR="00185365" w:rsidRDefault="00984163" w:rsidP="00984163">
      <w:pPr>
        <w:spacing w:after="0"/>
        <w:rPr>
          <w:rFonts w:ascii="Times New Roman" w:hAnsi="Times New Roman" w:cs="Times New Roman"/>
        </w:rPr>
      </w:pPr>
      <w:r>
        <w:rPr>
          <w:rFonts w:ascii="Times New Roman" w:hAnsi="Times New Roman" w:cs="Times New Roman"/>
        </w:rPr>
        <w:t>S</w:t>
      </w:r>
      <w:r w:rsidR="00185365">
        <w:rPr>
          <w:rFonts w:ascii="Times New Roman" w:hAnsi="Times New Roman" w:cs="Times New Roman"/>
        </w:rPr>
        <w:t xml:space="preserve">taff recruitment needs to be proposed by Chairman and approved by the majority of </w:t>
      </w:r>
      <w:proofErr w:type="spellStart"/>
      <w:r w:rsidR="00185365">
        <w:rPr>
          <w:rFonts w:ascii="Times New Roman" w:hAnsi="Times New Roman" w:cs="Times New Roman"/>
        </w:rPr>
        <w:t>BoD</w:t>
      </w:r>
      <w:proofErr w:type="spellEnd"/>
      <w:r w:rsidR="00185365">
        <w:rPr>
          <w:rFonts w:ascii="Times New Roman" w:hAnsi="Times New Roman" w:cs="Times New Roman"/>
        </w:rPr>
        <w:t xml:space="preserve"> before any interview process is initiated. </w:t>
      </w:r>
    </w:p>
    <w:p w14:paraId="7A0E68CE" w14:textId="77777777" w:rsidR="00984163" w:rsidRDefault="00984163" w:rsidP="00984163">
      <w:pPr>
        <w:spacing w:after="0"/>
        <w:rPr>
          <w:rFonts w:ascii="Times New Roman" w:hAnsi="Times New Roman" w:cs="Times New Roman"/>
        </w:rPr>
      </w:pPr>
    </w:p>
    <w:p w14:paraId="1EE0B754" w14:textId="77777777" w:rsidR="00185365" w:rsidRDefault="00185365" w:rsidP="00984163">
      <w:pPr>
        <w:spacing w:after="0"/>
        <w:rPr>
          <w:rFonts w:ascii="Times New Roman" w:hAnsi="Times New Roman" w:cs="Times New Roman"/>
        </w:rPr>
      </w:pPr>
      <w:r>
        <w:rPr>
          <w:rFonts w:ascii="Times New Roman" w:hAnsi="Times New Roman" w:cs="Times New Roman"/>
        </w:rPr>
        <w:t>No present or past Director of EWB-HK can be qualified as a paid staff and no Director can perceive a salary from EWB-HK. Out-of-pocket expenses for matters related to the Organization can of course be reimbursed to Directors.</w:t>
      </w:r>
    </w:p>
    <w:p w14:paraId="15D7A4DE" w14:textId="77777777" w:rsidR="00984163" w:rsidRDefault="00984163" w:rsidP="00984163">
      <w:pPr>
        <w:spacing w:after="0"/>
        <w:rPr>
          <w:rFonts w:ascii="Times New Roman" w:hAnsi="Times New Roman" w:cs="Times New Roman"/>
        </w:rPr>
      </w:pPr>
    </w:p>
    <w:p w14:paraId="2DE5DDCB" w14:textId="77777777" w:rsidR="00185365" w:rsidRDefault="00185365" w:rsidP="00984163">
      <w:pPr>
        <w:spacing w:after="0"/>
        <w:rPr>
          <w:rFonts w:ascii="Times New Roman" w:hAnsi="Times New Roman" w:cs="Times New Roman"/>
        </w:rPr>
      </w:pPr>
      <w:r>
        <w:rPr>
          <w:rFonts w:ascii="Times New Roman" w:hAnsi="Times New Roman" w:cs="Times New Roman"/>
        </w:rPr>
        <w:t>Present or past members of EWB-HK can be recruited as paid staff.</w:t>
      </w:r>
    </w:p>
    <w:p w14:paraId="667A8B23" w14:textId="77777777" w:rsidR="00185365" w:rsidRDefault="00185365" w:rsidP="00984163">
      <w:pPr>
        <w:spacing w:after="0"/>
        <w:rPr>
          <w:rFonts w:ascii="Times New Roman" w:hAnsi="Times New Roman" w:cs="Times New Roman"/>
        </w:rPr>
      </w:pPr>
      <w:r>
        <w:rPr>
          <w:rFonts w:ascii="Times New Roman" w:hAnsi="Times New Roman" w:cs="Times New Roman"/>
        </w:rPr>
        <w:t xml:space="preserve">Members will have to undergo due process of interview and no preference will be given to members. </w:t>
      </w:r>
    </w:p>
    <w:p w14:paraId="0638A81E" w14:textId="77777777" w:rsidR="00185365" w:rsidRDefault="00185365" w:rsidP="00185365">
      <w:pPr>
        <w:rPr>
          <w:rFonts w:ascii="Times New Roman" w:hAnsi="Times New Roman" w:cs="Times New Roman"/>
        </w:rPr>
      </w:pPr>
    </w:p>
    <w:p w14:paraId="469637AD" w14:textId="77777777" w:rsidR="00185365" w:rsidRPr="004059C4" w:rsidRDefault="00185365" w:rsidP="00185365">
      <w:pPr>
        <w:rPr>
          <w:rFonts w:ascii="Times New Roman" w:hAnsi="Times New Roman" w:cs="Times New Roman"/>
        </w:rPr>
      </w:pPr>
      <w:r>
        <w:rPr>
          <w:rFonts w:ascii="Times New Roman" w:hAnsi="Times New Roman" w:cs="Times New Roman"/>
        </w:rPr>
        <w:lastRenderedPageBreak/>
        <w:t xml:space="preserve">No discrimination of gender, race, age or nationality will be made upon recruiting staff. </w:t>
      </w:r>
    </w:p>
    <w:p w14:paraId="3B1C182D" w14:textId="77777777" w:rsidR="00185365" w:rsidRPr="0056219F" w:rsidRDefault="00185365" w:rsidP="00185365">
      <w:pPr>
        <w:rPr>
          <w:rFonts w:ascii="Times New Roman" w:hAnsi="Times New Roman" w:cs="Times New Roman"/>
        </w:rPr>
      </w:pPr>
    </w:p>
    <w:p w14:paraId="3FD84DCA" w14:textId="77777777" w:rsidR="00185365" w:rsidRDefault="00185365" w:rsidP="00185365">
      <w:pPr>
        <w:pStyle w:val="ListParagraph"/>
        <w:widowControl w:val="0"/>
        <w:numPr>
          <w:ilvl w:val="1"/>
          <w:numId w:val="5"/>
        </w:numPr>
        <w:spacing w:after="0" w:line="240" w:lineRule="auto"/>
        <w:contextualSpacing w:val="0"/>
        <w:rPr>
          <w:rFonts w:ascii="Times New Roman" w:hAnsi="Times New Roman" w:cs="Times New Roman"/>
          <w:b/>
        </w:rPr>
      </w:pPr>
      <w:r>
        <w:rPr>
          <w:rFonts w:ascii="Times New Roman" w:hAnsi="Times New Roman" w:cs="Times New Roman"/>
          <w:b/>
        </w:rPr>
        <w:t>Advise</w:t>
      </w:r>
      <w:r w:rsidRPr="0056219F">
        <w:rPr>
          <w:rFonts w:ascii="Times New Roman" w:hAnsi="Times New Roman" w:cs="Times New Roman"/>
          <w:b/>
        </w:rPr>
        <w:t>r</w:t>
      </w:r>
      <w:r>
        <w:rPr>
          <w:rFonts w:ascii="Times New Roman" w:hAnsi="Times New Roman" w:cs="Times New Roman"/>
          <w:b/>
        </w:rPr>
        <w:t>s</w:t>
      </w:r>
      <w:r w:rsidRPr="0056219F">
        <w:rPr>
          <w:rFonts w:ascii="Times New Roman" w:hAnsi="Times New Roman" w:cs="Times New Roman"/>
          <w:b/>
        </w:rPr>
        <w:t xml:space="preserve"> </w:t>
      </w:r>
    </w:p>
    <w:p w14:paraId="682D173F" w14:textId="77777777" w:rsidR="00185365" w:rsidRDefault="00185365" w:rsidP="00185365">
      <w:pPr>
        <w:rPr>
          <w:rFonts w:ascii="Times New Roman" w:hAnsi="Times New Roman" w:cs="Times New Roman"/>
        </w:rPr>
      </w:pPr>
    </w:p>
    <w:p w14:paraId="24E1B610" w14:textId="77777777" w:rsidR="00185365" w:rsidRDefault="00185365" w:rsidP="00185365">
      <w:pPr>
        <w:jc w:val="both"/>
        <w:rPr>
          <w:rFonts w:ascii="Times New Roman" w:hAnsi="Times New Roman" w:cs="Times New Roman"/>
        </w:rPr>
      </w:pPr>
      <w:r w:rsidRPr="00C84B30">
        <w:rPr>
          <w:rFonts w:ascii="Times New Roman" w:hAnsi="Times New Roman" w:cs="Times New Roman"/>
        </w:rPr>
        <w:t xml:space="preserve">The Board of Directors may invite any person or persons whether Members or non-Members to become Honorary Advisers of the Organization from year to year. </w:t>
      </w:r>
    </w:p>
    <w:p w14:paraId="0212460E" w14:textId="77777777" w:rsidR="00185365" w:rsidRDefault="00185365" w:rsidP="00185365">
      <w:pPr>
        <w:jc w:val="both"/>
        <w:rPr>
          <w:rFonts w:ascii="Times New Roman" w:hAnsi="Times New Roman" w:cs="Times New Roman"/>
        </w:rPr>
      </w:pPr>
      <w:r w:rsidRPr="00C84B30">
        <w:rPr>
          <w:rFonts w:ascii="Times New Roman" w:hAnsi="Times New Roman" w:cs="Times New Roman"/>
        </w:rPr>
        <w:t>The Honorary Advisers shall not make payment of any fee or subscription. Any person who has accepted the office of an Honorary Adviser may relinquish it at any time, upon written notice being given to the Board of Directors.</w:t>
      </w:r>
    </w:p>
    <w:p w14:paraId="12162A15" w14:textId="77777777" w:rsidR="00185365" w:rsidRDefault="00185365" w:rsidP="00185365">
      <w:pPr>
        <w:jc w:val="both"/>
        <w:rPr>
          <w:rFonts w:ascii="MS Mincho" w:eastAsia="MS Mincho" w:hAnsi="MS Mincho" w:cs="MS Mincho"/>
        </w:rPr>
      </w:pPr>
      <w:r>
        <w:rPr>
          <w:rFonts w:ascii="Times New Roman" w:hAnsi="Times New Roman" w:cs="Times New Roman"/>
        </w:rPr>
        <w:t xml:space="preserve">Advisers have all rights and duties as ordinary members and their vote will be admitted during Yearly General Meetings.  </w:t>
      </w:r>
      <w:r w:rsidRPr="00C84B30">
        <w:rPr>
          <w:rFonts w:ascii="Times New Roman" w:hAnsi="Times New Roman" w:cs="Times New Roman"/>
        </w:rPr>
        <w:t xml:space="preserve"> </w:t>
      </w:r>
      <w:r w:rsidRPr="00C84B30">
        <w:rPr>
          <w:rFonts w:ascii="MS Mincho" w:eastAsia="MS Mincho" w:hAnsi="MS Mincho" w:cs="MS Mincho"/>
        </w:rPr>
        <w:t> </w:t>
      </w:r>
    </w:p>
    <w:p w14:paraId="7759146F" w14:textId="77777777" w:rsidR="00185365" w:rsidRDefault="00185365" w:rsidP="00185365">
      <w:pPr>
        <w:jc w:val="both"/>
        <w:rPr>
          <w:rFonts w:ascii="MS Mincho" w:eastAsia="MS Mincho" w:hAnsi="MS Mincho" w:cs="MS Mincho"/>
        </w:rPr>
      </w:pPr>
    </w:p>
    <w:p w14:paraId="1990654B" w14:textId="01F07DEA" w:rsidR="004363C5" w:rsidRPr="003F7118" w:rsidRDefault="00622F1A" w:rsidP="004363C5">
      <w:pPr>
        <w:pStyle w:val="Heading1"/>
        <w:spacing w:before="0"/>
        <w:jc w:val="both"/>
        <w:rPr>
          <w:rFonts w:ascii="Times New Roman" w:hAnsi="Times New Roman" w:cs="Times New Roman"/>
          <w:b/>
          <w:color w:val="auto"/>
          <w:sz w:val="24"/>
          <w:szCs w:val="24"/>
        </w:rPr>
      </w:pPr>
      <w:r>
        <w:rPr>
          <w:rFonts w:ascii="Times New Roman" w:hAnsi="Times New Roman" w:cs="Times New Roman"/>
          <w:b/>
          <w:color w:val="auto"/>
          <w:sz w:val="24"/>
          <w:szCs w:val="24"/>
        </w:rPr>
        <w:t>SECTION 4:</w:t>
      </w:r>
      <w:r w:rsidR="004363C5">
        <w:rPr>
          <w:rFonts w:ascii="Times New Roman" w:hAnsi="Times New Roman" w:cs="Times New Roman"/>
          <w:b/>
          <w:color w:val="auto"/>
          <w:sz w:val="24"/>
          <w:szCs w:val="24"/>
        </w:rPr>
        <w:t xml:space="preserve"> CODE OF CONDUCT</w:t>
      </w:r>
    </w:p>
    <w:p w14:paraId="4EB4A98E" w14:textId="6AD47CF5" w:rsidR="00315BB4" w:rsidRDefault="00315BB4" w:rsidP="00383F67">
      <w:r>
        <w:t>EWB-HK is an organization of like-minded people who share a common vision, and embark on a common mission.  This group has decided to put aside their political differences, religious beliefs and personal financial interests to come together to pursue the common vision.</w:t>
      </w:r>
    </w:p>
    <w:p w14:paraId="74CABAA9" w14:textId="54431255" w:rsidR="00315BB4" w:rsidRDefault="00315BB4" w:rsidP="00383F67">
      <w:r>
        <w:t>The Engineers Without Borders (Hong Kong) Limited Handbook attempts to lay out in specific behaviours to be agreed by all those who volunteer to take part to work in EWB-HK’s missions or take part in its activities.</w:t>
      </w:r>
    </w:p>
    <w:p w14:paraId="39A7CAF5" w14:textId="00DBE4E4" w:rsidR="00C01D35" w:rsidRPr="00383F67" w:rsidRDefault="00315BB4" w:rsidP="00383F67">
      <w:r>
        <w:t>For details, please refer to the Handbook in Appendix 3.5.1 EWB-HK Handbook (</w:t>
      </w:r>
      <w:proofErr w:type="spellStart"/>
      <w:r>
        <w:t>Eng</w:t>
      </w:r>
      <w:proofErr w:type="spellEnd"/>
      <w:proofErr w:type="gramStart"/>
      <w:r>
        <w:t>)   and</w:t>
      </w:r>
      <w:proofErr w:type="gramEnd"/>
      <w:r>
        <w:t xml:space="preserve"> 3.5.2 (Chinese version)</w:t>
      </w:r>
    </w:p>
    <w:p w14:paraId="0D0592DC" w14:textId="77777777" w:rsidR="004363C5" w:rsidRPr="008625E2" w:rsidRDefault="004363C5" w:rsidP="004363C5">
      <w:pPr>
        <w:pStyle w:val="Heading1"/>
        <w:spacing w:before="0"/>
        <w:jc w:val="both"/>
        <w:rPr>
          <w:rFonts w:ascii="Times New Roman" w:hAnsi="Times New Roman" w:cs="Times New Roman"/>
          <w:b/>
          <w:color w:val="auto"/>
          <w:sz w:val="22"/>
          <w:szCs w:val="22"/>
        </w:rPr>
      </w:pPr>
      <w:r w:rsidRPr="008625E2">
        <w:rPr>
          <w:rFonts w:ascii="Times New Roman" w:hAnsi="Times New Roman" w:cs="Times New Roman"/>
          <w:b/>
          <w:color w:val="auto"/>
          <w:sz w:val="22"/>
          <w:szCs w:val="22"/>
        </w:rPr>
        <w:t>4.1 Introduction</w:t>
      </w:r>
    </w:p>
    <w:p w14:paraId="29DFB34D" w14:textId="77777777" w:rsidR="004363C5" w:rsidRPr="008625E2" w:rsidRDefault="004363C5" w:rsidP="004363C5">
      <w:pPr>
        <w:spacing w:after="0"/>
        <w:jc w:val="both"/>
        <w:rPr>
          <w:rFonts w:ascii="Times New Roman" w:hAnsi="Times New Roman" w:cs="Times New Roman"/>
        </w:rPr>
      </w:pPr>
    </w:p>
    <w:p w14:paraId="05EE5F5A" w14:textId="322D17D5"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This code of conduct applies to all member</w:t>
      </w:r>
      <w:r w:rsidR="00622F1A">
        <w:rPr>
          <w:rFonts w:ascii="Times New Roman" w:hAnsi="Times New Roman" w:cs="Times New Roman"/>
        </w:rPr>
        <w:t>s who work</w:t>
      </w:r>
      <w:r w:rsidRPr="008625E2">
        <w:rPr>
          <w:rFonts w:ascii="Times New Roman" w:hAnsi="Times New Roman" w:cs="Times New Roman"/>
        </w:rPr>
        <w:t xml:space="preserve"> for EWB-HK, regardless of rank or level, board director, ordinary member, volunteer, part-time or</w:t>
      </w:r>
      <w:r>
        <w:rPr>
          <w:rFonts w:ascii="Times New Roman" w:hAnsi="Times New Roman" w:cs="Times New Roman"/>
        </w:rPr>
        <w:t xml:space="preserve"> full-time, here in after collectively referred to</w:t>
      </w:r>
      <w:r w:rsidRPr="008625E2">
        <w:rPr>
          <w:rFonts w:ascii="Times New Roman" w:hAnsi="Times New Roman" w:cs="Times New Roman"/>
        </w:rPr>
        <w:t xml:space="preserve"> as ‘Personnel’. Where specific policies apply only to a specific group or role, it would be explicitly mentioned in the document.</w:t>
      </w:r>
    </w:p>
    <w:p w14:paraId="24CCB306" w14:textId="06F808FE" w:rsidR="004363C5" w:rsidRDefault="004363C5" w:rsidP="004363C5">
      <w:pPr>
        <w:spacing w:after="0"/>
        <w:jc w:val="both"/>
        <w:rPr>
          <w:rFonts w:ascii="Times New Roman" w:hAnsi="Times New Roman" w:cs="Times New Roman"/>
        </w:rPr>
      </w:pPr>
      <w:r w:rsidRPr="008625E2">
        <w:rPr>
          <w:rFonts w:ascii="Times New Roman" w:hAnsi="Times New Roman" w:cs="Times New Roman"/>
        </w:rPr>
        <w:t>EWB-HK undertake</w:t>
      </w:r>
      <w:r w:rsidR="00622F1A">
        <w:rPr>
          <w:rFonts w:ascii="Times New Roman" w:hAnsi="Times New Roman" w:cs="Times New Roman"/>
        </w:rPr>
        <w:t>s</w:t>
      </w:r>
      <w:r w:rsidRPr="008625E2">
        <w:rPr>
          <w:rFonts w:ascii="Times New Roman" w:hAnsi="Times New Roman" w:cs="Times New Roman"/>
        </w:rPr>
        <w:t xml:space="preserve"> to build up responsible and independent governance mechanisms and appropriate human resource capacity and capability to deliver our work and value. However, it is as equally important as for each personnel in EWB-HK to manifest the value and spirit of our mission via action and behaviour. </w:t>
      </w:r>
    </w:p>
    <w:p w14:paraId="5BFCB0EA" w14:textId="77777777" w:rsidR="004363C5" w:rsidRPr="008625E2" w:rsidRDefault="004363C5" w:rsidP="004363C5">
      <w:pPr>
        <w:spacing w:after="0"/>
        <w:jc w:val="both"/>
        <w:rPr>
          <w:rFonts w:ascii="Times New Roman" w:hAnsi="Times New Roman" w:cs="Times New Roman"/>
        </w:rPr>
      </w:pPr>
    </w:p>
    <w:p w14:paraId="081BE2A5" w14:textId="77777777" w:rsidR="004363C5" w:rsidRDefault="004363C5" w:rsidP="004363C5">
      <w:pPr>
        <w:pStyle w:val="Heading1"/>
        <w:spacing w:before="0"/>
        <w:jc w:val="both"/>
        <w:rPr>
          <w:rFonts w:ascii="Times New Roman" w:hAnsi="Times New Roman" w:cs="Times New Roman"/>
          <w:b/>
          <w:color w:val="auto"/>
          <w:sz w:val="22"/>
          <w:szCs w:val="22"/>
        </w:rPr>
      </w:pPr>
      <w:r w:rsidRPr="008625E2">
        <w:rPr>
          <w:rFonts w:ascii="Times New Roman" w:hAnsi="Times New Roman" w:cs="Times New Roman"/>
          <w:b/>
          <w:color w:val="auto"/>
          <w:sz w:val="22"/>
          <w:szCs w:val="22"/>
        </w:rPr>
        <w:t>4.2 Breach of code</w:t>
      </w:r>
    </w:p>
    <w:p w14:paraId="30D27B0E" w14:textId="77777777" w:rsidR="004363C5" w:rsidRPr="008625E2" w:rsidRDefault="004363C5" w:rsidP="004363C5"/>
    <w:p w14:paraId="15C79AE2"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 xml:space="preserve">Any violation of the Code of Conduct must be reported to the Person-in-Charge (PIC) appointed by the EWB-HK Board of Directors, or the partner hosting NGO to take appropriate action. Personnel must report any form of discrimination, retaliation or harassment, including sexual or gender harassment, and any form of sexual exploitation and abuse. </w:t>
      </w:r>
    </w:p>
    <w:p w14:paraId="258D9EEE"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 xml:space="preserve">EWB-HK and personnel are obliged to cooperate with any duly authorised audits and investigations. </w:t>
      </w:r>
    </w:p>
    <w:p w14:paraId="4516C73C"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lastRenderedPageBreak/>
        <w:t>If personnel are found to have</w:t>
      </w:r>
      <w:r>
        <w:rPr>
          <w:rFonts w:ascii="Times New Roman" w:hAnsi="Times New Roman" w:cs="Times New Roman"/>
        </w:rPr>
        <w:t xml:space="preserve"> acted in breaching of the code,</w:t>
      </w:r>
      <w:r w:rsidRPr="008625E2">
        <w:rPr>
          <w:rFonts w:ascii="Times New Roman" w:hAnsi="Times New Roman" w:cs="Times New Roman"/>
        </w:rPr>
        <w:t xml:space="preserve"> EWB-HK will take appropriate enforcement measures against the related personnel, depending on the severity of the action, up to and including revocation of membership.</w:t>
      </w:r>
    </w:p>
    <w:p w14:paraId="15E61A2C"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If, after proper investigation, there are credible allegations of serious misconduct, these cases may, upon consultation with EWB-HK Legal Adviser</w:t>
      </w:r>
      <w:r>
        <w:rPr>
          <w:rFonts w:ascii="Times New Roman" w:hAnsi="Times New Roman" w:cs="Times New Roman"/>
        </w:rPr>
        <w:t>,</w:t>
      </w:r>
      <w:r w:rsidRPr="008625E2">
        <w:rPr>
          <w:rFonts w:ascii="Times New Roman" w:hAnsi="Times New Roman" w:cs="Times New Roman"/>
        </w:rPr>
        <w:t xml:space="preserve"> be referred to local authorities.</w:t>
      </w:r>
    </w:p>
    <w:p w14:paraId="3786C780" w14:textId="77777777" w:rsidR="004363C5" w:rsidRPr="008625E2" w:rsidRDefault="004363C5" w:rsidP="004363C5">
      <w:pPr>
        <w:spacing w:after="0"/>
        <w:jc w:val="both"/>
        <w:rPr>
          <w:rFonts w:ascii="Times New Roman" w:hAnsi="Times New Roman" w:cs="Times New Roman"/>
        </w:rPr>
      </w:pPr>
    </w:p>
    <w:p w14:paraId="48A05836" w14:textId="77777777" w:rsidR="004363C5" w:rsidRDefault="004363C5" w:rsidP="004363C5">
      <w:pPr>
        <w:pStyle w:val="Heading1"/>
        <w:spacing w:before="0"/>
        <w:jc w:val="both"/>
        <w:rPr>
          <w:rFonts w:ascii="Times New Roman" w:hAnsi="Times New Roman" w:cs="Times New Roman"/>
          <w:b/>
          <w:color w:val="auto"/>
          <w:sz w:val="22"/>
          <w:szCs w:val="22"/>
        </w:rPr>
      </w:pPr>
      <w:r w:rsidRPr="008625E2">
        <w:rPr>
          <w:rFonts w:ascii="Times New Roman" w:hAnsi="Times New Roman" w:cs="Times New Roman"/>
          <w:b/>
          <w:color w:val="auto"/>
          <w:sz w:val="22"/>
          <w:szCs w:val="22"/>
        </w:rPr>
        <w:t xml:space="preserve">4.3 Principles </w:t>
      </w:r>
      <w:r w:rsidRPr="008625E2">
        <w:rPr>
          <w:rFonts w:ascii="Times New Roman" w:hAnsi="Times New Roman" w:cs="Times New Roman"/>
          <w:b/>
          <w:color w:val="auto"/>
          <w:sz w:val="22"/>
          <w:szCs w:val="22"/>
        </w:rPr>
        <w:softHyphen/>
      </w:r>
      <w:r w:rsidRPr="008625E2">
        <w:rPr>
          <w:rFonts w:ascii="Times New Roman" w:hAnsi="Times New Roman" w:cs="Times New Roman"/>
          <w:b/>
          <w:color w:val="auto"/>
          <w:sz w:val="22"/>
          <w:szCs w:val="22"/>
        </w:rPr>
        <w:softHyphen/>
      </w:r>
    </w:p>
    <w:p w14:paraId="4A64D9DF" w14:textId="77777777" w:rsidR="004363C5" w:rsidRDefault="004363C5" w:rsidP="004363C5">
      <w:pPr>
        <w:pStyle w:val="Heading2"/>
        <w:spacing w:before="0"/>
        <w:jc w:val="both"/>
        <w:rPr>
          <w:rFonts w:ascii="Calibri" w:eastAsia="Calibri" w:hAnsi="Calibri" w:cs="Calibri"/>
          <w:color w:val="auto"/>
          <w:sz w:val="22"/>
          <w:szCs w:val="22"/>
        </w:rPr>
      </w:pPr>
    </w:p>
    <w:p w14:paraId="1A071A14"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Humanitarian imperative comes first</w:t>
      </w:r>
      <w:bookmarkStart w:id="5" w:name="_heading=h.gjdgxs" w:colFirst="0" w:colLast="0"/>
      <w:bookmarkEnd w:id="5"/>
      <w:r w:rsidRPr="008625E2">
        <w:rPr>
          <w:rFonts w:ascii="Times New Roman" w:hAnsi="Times New Roman" w:cs="Times New Roman"/>
          <w:color w:val="auto"/>
          <w:sz w:val="22"/>
          <w:szCs w:val="22"/>
        </w:rPr>
        <w:t xml:space="preserve">. </w:t>
      </w:r>
    </w:p>
    <w:p w14:paraId="1D80317B" w14:textId="77777777" w:rsidR="004363C5" w:rsidRPr="008625E2" w:rsidRDefault="004363C5" w:rsidP="004363C5"/>
    <w:p w14:paraId="59F708B5"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The right to receive humanitarian assistance, and to offer it, is a fundamental humanitarian principle which should be enjoyed by all citizens of all countries. Personnel recognises the obligation to provide humanitarian assistance wherever it is needed.</w:t>
      </w:r>
    </w:p>
    <w:p w14:paraId="7515FD77" w14:textId="77777777" w:rsidR="004363C5" w:rsidRPr="008625E2" w:rsidRDefault="004363C5" w:rsidP="004363C5"/>
    <w:p w14:paraId="67A9A5C7"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Uphold the standard. </w:t>
      </w:r>
    </w:p>
    <w:p w14:paraId="7249C4B1" w14:textId="77777777" w:rsidR="004363C5" w:rsidRPr="008625E2" w:rsidRDefault="004363C5" w:rsidP="004363C5"/>
    <w:p w14:paraId="130BAEBE"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Personnel shall uphold and promote the highest standards of ethical and professional conduct as well as values,</w:t>
      </w:r>
      <w:r>
        <w:rPr>
          <w:rFonts w:ascii="Times New Roman" w:hAnsi="Times New Roman" w:cs="Times New Roman"/>
          <w:color w:val="auto"/>
          <w:sz w:val="22"/>
          <w:szCs w:val="22"/>
        </w:rPr>
        <w:t xml:space="preserve"> including and</w:t>
      </w:r>
      <w:r w:rsidRPr="008625E2">
        <w:rPr>
          <w:rFonts w:ascii="Times New Roman" w:hAnsi="Times New Roman" w:cs="Times New Roman"/>
          <w:color w:val="auto"/>
          <w:sz w:val="22"/>
          <w:szCs w:val="22"/>
        </w:rPr>
        <w:t xml:space="preserve"> not</w:t>
      </w:r>
      <w:r>
        <w:rPr>
          <w:rFonts w:ascii="Times New Roman" w:hAnsi="Times New Roman" w:cs="Times New Roman"/>
          <w:color w:val="auto"/>
          <w:sz w:val="22"/>
          <w:szCs w:val="22"/>
        </w:rPr>
        <w:t xml:space="preserve"> limited to honesty, transparency, commitment, engagement, </w:t>
      </w:r>
      <w:r w:rsidRPr="008625E2">
        <w:rPr>
          <w:rFonts w:ascii="Times New Roman" w:hAnsi="Times New Roman" w:cs="Times New Roman"/>
          <w:color w:val="auto"/>
          <w:sz w:val="22"/>
          <w:szCs w:val="22"/>
        </w:rPr>
        <w:t xml:space="preserve">solidarity, efficiency, competence and integrity. </w:t>
      </w:r>
    </w:p>
    <w:p w14:paraId="423B6CFD"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Personnel shall always act with care. </w:t>
      </w:r>
      <w:r>
        <w:rPr>
          <w:rFonts w:ascii="Times New Roman" w:hAnsi="Times New Roman" w:cs="Times New Roman"/>
          <w:color w:val="auto"/>
          <w:sz w:val="22"/>
          <w:szCs w:val="22"/>
        </w:rPr>
        <w:t>While EWB-HK</w:t>
      </w:r>
      <w:r w:rsidRPr="008625E2">
        <w:rPr>
          <w:rFonts w:ascii="Times New Roman" w:hAnsi="Times New Roman" w:cs="Times New Roman"/>
          <w:color w:val="auto"/>
          <w:sz w:val="22"/>
          <w:szCs w:val="22"/>
        </w:rPr>
        <w:t xml:space="preserve"> welcome</w:t>
      </w:r>
      <w:r>
        <w:rPr>
          <w:rFonts w:ascii="Times New Roman" w:hAnsi="Times New Roman" w:cs="Times New Roman"/>
          <w:color w:val="auto"/>
          <w:sz w:val="22"/>
          <w:szCs w:val="22"/>
        </w:rPr>
        <w:t>s</w:t>
      </w:r>
      <w:r w:rsidRPr="008625E2">
        <w:rPr>
          <w:rFonts w:ascii="Times New Roman" w:hAnsi="Times New Roman" w:cs="Times New Roman"/>
          <w:color w:val="auto"/>
          <w:sz w:val="22"/>
          <w:szCs w:val="22"/>
        </w:rPr>
        <w:t xml:space="preserve"> any form of suppor</w:t>
      </w:r>
      <w:r>
        <w:rPr>
          <w:rFonts w:ascii="Times New Roman" w:hAnsi="Times New Roman" w:cs="Times New Roman"/>
          <w:color w:val="auto"/>
          <w:sz w:val="22"/>
          <w:szCs w:val="22"/>
        </w:rPr>
        <w:t>t provided from our personnel, p</w:t>
      </w:r>
      <w:r w:rsidRPr="008625E2">
        <w:rPr>
          <w:rFonts w:ascii="Times New Roman" w:hAnsi="Times New Roman" w:cs="Times New Roman"/>
          <w:color w:val="auto"/>
          <w:sz w:val="22"/>
          <w:szCs w:val="22"/>
        </w:rPr>
        <w:t xml:space="preserve">ersonnel shall acknowledge their competence in </w:t>
      </w:r>
      <w:r>
        <w:rPr>
          <w:rFonts w:ascii="Times New Roman" w:hAnsi="Times New Roman" w:cs="Times New Roman"/>
          <w:color w:val="auto"/>
          <w:sz w:val="22"/>
          <w:szCs w:val="22"/>
        </w:rPr>
        <w:t>specific areas and</w:t>
      </w:r>
      <w:r w:rsidRPr="008625E2">
        <w:rPr>
          <w:rFonts w:ascii="Times New Roman" w:hAnsi="Times New Roman" w:cs="Times New Roman"/>
          <w:color w:val="auto"/>
          <w:sz w:val="22"/>
          <w:szCs w:val="22"/>
        </w:rPr>
        <w:t xml:space="preserve"> perform service according to their competence. </w:t>
      </w:r>
    </w:p>
    <w:p w14:paraId="7CD10810"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Unless personnel are designated to take control of the project, </w:t>
      </w:r>
      <w:r>
        <w:rPr>
          <w:rFonts w:ascii="Times New Roman" w:hAnsi="Times New Roman" w:cs="Times New Roman"/>
          <w:color w:val="auto"/>
          <w:sz w:val="22"/>
          <w:szCs w:val="22"/>
        </w:rPr>
        <w:t>personnel</w:t>
      </w:r>
      <w:r w:rsidRPr="008625E2">
        <w:rPr>
          <w:rFonts w:ascii="Times New Roman" w:hAnsi="Times New Roman" w:cs="Times New Roman"/>
          <w:color w:val="auto"/>
          <w:sz w:val="22"/>
          <w:szCs w:val="22"/>
        </w:rPr>
        <w:t xml:space="preserve"> shall never affix their signatures to any plans or documents. Personnel shall advise the beneficiaries truthfully about the progress of the project, or whether the project would be successfully completed. </w:t>
      </w:r>
    </w:p>
    <w:p w14:paraId="7A2F4C10"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Personnel shall avoid the</w:t>
      </w:r>
      <w:r>
        <w:rPr>
          <w:rFonts w:ascii="Times New Roman" w:hAnsi="Times New Roman" w:cs="Times New Roman"/>
          <w:color w:val="auto"/>
          <w:sz w:val="22"/>
          <w:szCs w:val="22"/>
        </w:rPr>
        <w:t xml:space="preserve"> use of statements containing </w:t>
      </w:r>
      <w:r w:rsidRPr="008625E2">
        <w:rPr>
          <w:rFonts w:ascii="Times New Roman" w:hAnsi="Times New Roman" w:cs="Times New Roman"/>
          <w:color w:val="auto"/>
          <w:sz w:val="22"/>
          <w:szCs w:val="22"/>
        </w:rPr>
        <w:t>material misrepresentation of fact</w:t>
      </w:r>
      <w:r>
        <w:rPr>
          <w:rFonts w:ascii="Times New Roman" w:hAnsi="Times New Roman" w:cs="Times New Roman"/>
          <w:color w:val="auto"/>
          <w:sz w:val="22"/>
          <w:szCs w:val="22"/>
        </w:rPr>
        <w:t>s</w:t>
      </w:r>
      <w:r w:rsidRPr="008625E2">
        <w:rPr>
          <w:rFonts w:ascii="Times New Roman" w:hAnsi="Times New Roman" w:cs="Times New Roman"/>
          <w:color w:val="auto"/>
          <w:sz w:val="22"/>
          <w:szCs w:val="22"/>
        </w:rPr>
        <w:t xml:space="preserve"> or omitting a material fact. </w:t>
      </w:r>
    </w:p>
    <w:p w14:paraId="03860491" w14:textId="77777777" w:rsidR="004363C5" w:rsidRPr="008625E2" w:rsidRDefault="004363C5" w:rsidP="004363C5"/>
    <w:p w14:paraId="4769E0CD"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Personnel shall acknowledge their errors and shall not distort or alter the facts. </w:t>
      </w:r>
    </w:p>
    <w:p w14:paraId="43E2062B"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Personnel shall follow the instructions of the team leader designated by EWB-HK and not </w:t>
      </w:r>
      <w:r>
        <w:rPr>
          <w:rFonts w:ascii="Times New Roman" w:hAnsi="Times New Roman" w:cs="Times New Roman"/>
          <w:color w:val="auto"/>
          <w:sz w:val="22"/>
          <w:szCs w:val="22"/>
        </w:rPr>
        <w:t>pursue</w:t>
      </w:r>
      <w:r w:rsidRPr="008625E2">
        <w:rPr>
          <w:rFonts w:ascii="Times New Roman" w:hAnsi="Times New Roman" w:cs="Times New Roman"/>
          <w:color w:val="auto"/>
          <w:sz w:val="22"/>
          <w:szCs w:val="22"/>
        </w:rPr>
        <w:t xml:space="preserve"> </w:t>
      </w:r>
      <w:r>
        <w:rPr>
          <w:rFonts w:ascii="Times New Roman" w:hAnsi="Times New Roman" w:cs="Times New Roman"/>
          <w:color w:val="auto"/>
          <w:sz w:val="22"/>
          <w:szCs w:val="22"/>
        </w:rPr>
        <w:t>private</w:t>
      </w:r>
      <w:r w:rsidRPr="008625E2">
        <w:rPr>
          <w:rFonts w:ascii="Times New Roman" w:hAnsi="Times New Roman" w:cs="Times New Roman"/>
          <w:color w:val="auto"/>
          <w:sz w:val="22"/>
          <w:szCs w:val="22"/>
        </w:rPr>
        <w:t xml:space="preserve"> </w:t>
      </w:r>
      <w:r>
        <w:rPr>
          <w:rFonts w:ascii="Times New Roman" w:hAnsi="Times New Roman" w:cs="Times New Roman"/>
          <w:color w:val="auto"/>
          <w:sz w:val="22"/>
          <w:szCs w:val="22"/>
        </w:rPr>
        <w:t>interests</w:t>
      </w:r>
      <w:r w:rsidRPr="008625E2">
        <w:rPr>
          <w:rFonts w:ascii="Times New Roman" w:hAnsi="Times New Roman" w:cs="Times New Roman"/>
          <w:color w:val="auto"/>
          <w:sz w:val="22"/>
          <w:szCs w:val="22"/>
        </w:rPr>
        <w:t xml:space="preserve">. </w:t>
      </w:r>
    </w:p>
    <w:p w14:paraId="51137676" w14:textId="77777777" w:rsidR="004363C5" w:rsidRPr="008625E2"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Personnel should raise a concern about a danger, risk, malpractice or wrongdoing which affects others, and support other personnel to raise the concern. </w:t>
      </w:r>
    </w:p>
    <w:p w14:paraId="72B47AB6"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 xml:space="preserve">Given they have evaluated their competency, Personnel is entitled to review and evaluate the work of others when required so. However, any form of appropriate suggestion is encouraged.   </w:t>
      </w:r>
    </w:p>
    <w:p w14:paraId="10D47CE6"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is encouraged to share their technical knowledge, idea and expertise with other personnel within the project. </w:t>
      </w:r>
    </w:p>
    <w:p w14:paraId="42C842DF" w14:textId="77777777" w:rsidR="004363C5" w:rsidRPr="008625E2" w:rsidRDefault="004363C5" w:rsidP="004363C5">
      <w:pPr>
        <w:spacing w:after="0"/>
        <w:jc w:val="both"/>
        <w:rPr>
          <w:rFonts w:ascii="Times New Roman" w:hAnsi="Times New Roman" w:cs="Times New Roman"/>
        </w:rPr>
      </w:pPr>
    </w:p>
    <w:p w14:paraId="17BA2B26"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Personnel shall not use the</w:t>
      </w:r>
      <w:r>
        <w:rPr>
          <w:rFonts w:ascii="Times New Roman" w:hAnsi="Times New Roman" w:cs="Times New Roman"/>
        </w:rPr>
        <w:t>ir</w:t>
      </w:r>
      <w:r w:rsidRPr="008625E2">
        <w:rPr>
          <w:rFonts w:ascii="Times New Roman" w:hAnsi="Times New Roman" w:cs="Times New Roman"/>
        </w:rPr>
        <w:t xml:space="preserve"> function </w:t>
      </w:r>
      <w:r>
        <w:rPr>
          <w:rFonts w:ascii="Times New Roman" w:hAnsi="Times New Roman" w:cs="Times New Roman"/>
        </w:rPr>
        <w:t>in</w:t>
      </w:r>
      <w:r w:rsidRPr="008625E2">
        <w:rPr>
          <w:rFonts w:ascii="Times New Roman" w:hAnsi="Times New Roman" w:cs="Times New Roman"/>
        </w:rPr>
        <w:t xml:space="preserve"> EWB-HK or knowledge obtained from EWB-HK for the private benefit of him/herself or others, nor to the detriment of others. </w:t>
      </w:r>
    </w:p>
    <w:p w14:paraId="5C1604E1"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While EWB-HK pays the highest respect to personnel’s </w:t>
      </w:r>
      <w:r>
        <w:rPr>
          <w:rFonts w:ascii="Times New Roman" w:hAnsi="Times New Roman" w:cs="Times New Roman"/>
        </w:rPr>
        <w:t>religious and political value, p</w:t>
      </w:r>
      <w:r w:rsidRPr="008625E2">
        <w:rPr>
          <w:rFonts w:ascii="Times New Roman" w:hAnsi="Times New Roman" w:cs="Times New Roman"/>
        </w:rPr>
        <w:t xml:space="preserve">ersonnel is expected to put aside their political differences, religious beliefs and personal financial interests to come together to pursue the shared vision. </w:t>
      </w:r>
    </w:p>
    <w:p w14:paraId="53C60ECB" w14:textId="77777777" w:rsidR="004363C5" w:rsidRPr="008625E2" w:rsidRDefault="004363C5" w:rsidP="004363C5">
      <w:pPr>
        <w:spacing w:after="0"/>
        <w:jc w:val="both"/>
        <w:rPr>
          <w:rFonts w:ascii="Times New Roman" w:hAnsi="Times New Roman" w:cs="Times New Roman"/>
        </w:rPr>
      </w:pPr>
    </w:p>
    <w:p w14:paraId="70326087"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shall guide by the motivation to devote our knowledge and abilities without regard to financial remuneration or other financial interest. </w:t>
      </w:r>
    </w:p>
    <w:p w14:paraId="57AE12A1"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should not abuse his/her connection with other institution outside EWB-HK. </w:t>
      </w:r>
    </w:p>
    <w:p w14:paraId="4C0D806E" w14:textId="77777777" w:rsidR="004363C5" w:rsidRDefault="004363C5" w:rsidP="004363C5">
      <w:pPr>
        <w:spacing w:after="0"/>
        <w:jc w:val="both"/>
        <w:rPr>
          <w:rFonts w:ascii="Times New Roman" w:hAnsi="Times New Roman" w:cs="Times New Roman"/>
        </w:rPr>
      </w:pPr>
    </w:p>
    <w:p w14:paraId="3D04E2EA"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lastRenderedPageBreak/>
        <w:t>EWB-HK may sometimes act as an institutional link in the partnership between those who wish to assist and those who need assistance. We, therefore, hold ourselves accountable to both constituencies.</w:t>
      </w:r>
    </w:p>
    <w:p w14:paraId="7F81F482" w14:textId="77777777" w:rsidR="004363C5" w:rsidRPr="008625E2" w:rsidRDefault="004363C5" w:rsidP="004363C5">
      <w:pPr>
        <w:spacing w:after="0"/>
        <w:jc w:val="both"/>
        <w:rPr>
          <w:rFonts w:ascii="Times New Roman" w:hAnsi="Times New Roman" w:cs="Times New Roman"/>
        </w:rPr>
      </w:pPr>
    </w:p>
    <w:p w14:paraId="378E26B3"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We recognize the need to report on our activities, both from a financial perspective and the perspective of effectiveness. We recognize the obligation to ensure appropriate monitoring of aid distributions and to carry out regular assessments of the impact of disaster assistance.</w:t>
      </w:r>
    </w:p>
    <w:p w14:paraId="636F6416" w14:textId="77777777" w:rsidR="004363C5" w:rsidRDefault="004363C5" w:rsidP="004363C5">
      <w:pPr>
        <w:spacing w:after="0"/>
        <w:jc w:val="both"/>
        <w:rPr>
          <w:rFonts w:ascii="Times New Roman" w:hAnsi="Times New Roman" w:cs="Times New Roman"/>
        </w:rPr>
      </w:pPr>
    </w:p>
    <w:p w14:paraId="435F8FA3" w14:textId="77777777" w:rsidR="004363C5" w:rsidRPr="008625E2" w:rsidRDefault="004363C5" w:rsidP="004363C5">
      <w:pPr>
        <w:spacing w:after="0"/>
        <w:jc w:val="both"/>
        <w:rPr>
          <w:rFonts w:ascii="Times New Roman" w:hAnsi="Times New Roman" w:cs="Times New Roman"/>
        </w:rPr>
      </w:pPr>
    </w:p>
    <w:p w14:paraId="44162C6B"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Pr>
          <w:rFonts w:ascii="Times New Roman" w:hAnsi="Times New Roman" w:cs="Times New Roman"/>
          <w:color w:val="auto"/>
          <w:sz w:val="22"/>
          <w:szCs w:val="22"/>
        </w:rPr>
        <w:t>Equality</w:t>
      </w:r>
      <w:r w:rsidRPr="008625E2">
        <w:rPr>
          <w:rFonts w:ascii="Times New Roman" w:hAnsi="Times New Roman" w:cs="Times New Roman"/>
          <w:color w:val="auto"/>
          <w:sz w:val="22"/>
          <w:szCs w:val="22"/>
        </w:rPr>
        <w:t xml:space="preserve"> </w:t>
      </w:r>
    </w:p>
    <w:p w14:paraId="21B2D44C" w14:textId="77777777" w:rsidR="004363C5" w:rsidRPr="008625E2" w:rsidRDefault="004363C5" w:rsidP="004363C5"/>
    <w:p w14:paraId="64872FC3"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Personnel shall uphold, respect and be loyal to the principles set out in the UN Millennium Development Goals, UN Universal Declaration of Human Rights, and the Earth Charter, the dignity and worth of the human and the equal rights of men and women. </w:t>
      </w:r>
    </w:p>
    <w:p w14:paraId="314048F9" w14:textId="77777777" w:rsidR="004363C5" w:rsidRDefault="004363C5" w:rsidP="004363C5">
      <w:pPr>
        <w:pStyle w:val="Heading2"/>
        <w:spacing w:before="0"/>
        <w:jc w:val="both"/>
        <w:rPr>
          <w:rFonts w:ascii="Times New Roman" w:hAnsi="Times New Roman" w:cs="Times New Roman"/>
          <w:color w:val="auto"/>
          <w:sz w:val="22"/>
          <w:szCs w:val="22"/>
        </w:rPr>
      </w:pPr>
      <w:r>
        <w:rPr>
          <w:rFonts w:ascii="Times New Roman" w:hAnsi="Times New Roman" w:cs="Times New Roman"/>
          <w:color w:val="auto"/>
          <w:sz w:val="22"/>
          <w:szCs w:val="22"/>
        </w:rPr>
        <w:t>Consequently, p</w:t>
      </w:r>
      <w:r w:rsidRPr="008625E2">
        <w:rPr>
          <w:rFonts w:ascii="Times New Roman" w:hAnsi="Times New Roman" w:cs="Times New Roman"/>
          <w:color w:val="auto"/>
          <w:sz w:val="22"/>
          <w:szCs w:val="22"/>
        </w:rPr>
        <w:t xml:space="preserve">ersonnel will show respect for all person equally and shall not discriminate against any individual or group of individuals. </w:t>
      </w:r>
    </w:p>
    <w:p w14:paraId="0A3C38F9" w14:textId="77777777" w:rsidR="004363C5" w:rsidRPr="002A0F98" w:rsidRDefault="004363C5" w:rsidP="004363C5"/>
    <w:p w14:paraId="43626AFE"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Personnel is expected to act with tolerance, sensitivity and respect for differences. Any form of prohibited conduct in the workplace or in connection with work is a violation of these principles and may lead to disciplinary action, whether the prohibited conduct takes place in the workplace, in the course of official travel or an official mission, or in other settings in which it may have an impact on the workplace. </w:t>
      </w:r>
    </w:p>
    <w:p w14:paraId="31AF7781" w14:textId="77777777" w:rsidR="004363C5" w:rsidRDefault="004363C5" w:rsidP="004363C5">
      <w:pPr>
        <w:pStyle w:val="Heading2"/>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Personnel is obliged to ensure that they do not engage in or condone behaviour which would constitute prohibited conduct with respect to their peers, supervisors, supervisees and other persons performing duties for EWB-HK.</w:t>
      </w:r>
    </w:p>
    <w:p w14:paraId="3388528D" w14:textId="77777777" w:rsidR="004363C5" w:rsidRDefault="004363C5" w:rsidP="004363C5">
      <w:pPr>
        <w:pStyle w:val="Heading2"/>
        <w:spacing w:before="0"/>
        <w:jc w:val="both"/>
        <w:rPr>
          <w:rFonts w:ascii="Times New Roman" w:hAnsi="Times New Roman" w:cs="Times New Roman"/>
          <w:color w:val="auto"/>
          <w:sz w:val="22"/>
          <w:szCs w:val="22"/>
        </w:rPr>
      </w:pPr>
    </w:p>
    <w:p w14:paraId="0FD3B807"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Pr>
          <w:rFonts w:ascii="Times New Roman" w:hAnsi="Times New Roman" w:cs="Times New Roman"/>
          <w:color w:val="auto"/>
          <w:sz w:val="22"/>
          <w:szCs w:val="22"/>
        </w:rPr>
        <w:t>Respect for</w:t>
      </w:r>
      <w:r w:rsidRPr="008625E2">
        <w:rPr>
          <w:rFonts w:ascii="Times New Roman" w:hAnsi="Times New Roman" w:cs="Times New Roman"/>
          <w:color w:val="auto"/>
          <w:sz w:val="22"/>
          <w:szCs w:val="22"/>
        </w:rPr>
        <w:t xml:space="preserve"> the community </w:t>
      </w:r>
    </w:p>
    <w:p w14:paraId="48479EFD" w14:textId="77777777" w:rsidR="004363C5" w:rsidRPr="001A2399" w:rsidRDefault="004363C5" w:rsidP="004363C5"/>
    <w:p w14:paraId="7EAB1D75"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Personnel shall respect the local dietary practices and make every effort to deal with any differences.</w:t>
      </w:r>
    </w:p>
    <w:p w14:paraId="059611A3"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Personnel shall endeavour to respect the culture, structures and customs of the communities and countries. Personnel will respect the local norm on dress code and avoid inappropriate dressing.</w:t>
      </w:r>
    </w:p>
    <w:p w14:paraId="692F3EB4"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Personnel shall portray an objective image of the humanitarian situation where the capacities and aspirations of victims are highlighted, and not just their vulnerabilities and fears.</w:t>
      </w:r>
    </w:p>
    <w:p w14:paraId="54856AD6"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We recognise the crucial role played by women in disaster-prone communities and will ensure that this role is supported, not diminished, by our aid programmes.</w:t>
      </w:r>
    </w:p>
    <w:p w14:paraId="1D607FB7" w14:textId="77777777" w:rsidR="004363C5" w:rsidRPr="008625E2" w:rsidRDefault="004363C5" w:rsidP="004363C5">
      <w:pPr>
        <w:spacing w:after="0"/>
        <w:jc w:val="both"/>
        <w:rPr>
          <w:rFonts w:ascii="Times New Roman" w:hAnsi="Times New Roman" w:cs="Times New Roman"/>
        </w:rPr>
      </w:pPr>
    </w:p>
    <w:p w14:paraId="1A105F82"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Indiscriminate </w:t>
      </w:r>
      <w:r w:rsidRPr="008625E2">
        <w:rPr>
          <w:rFonts w:ascii="Times New Roman" w:hAnsi="Times New Roman" w:cs="Times New Roman"/>
          <w:color w:val="auto"/>
          <w:sz w:val="22"/>
          <w:szCs w:val="22"/>
        </w:rPr>
        <w:t xml:space="preserve">Aid  </w:t>
      </w:r>
    </w:p>
    <w:p w14:paraId="012CB168" w14:textId="77777777" w:rsidR="004363C5" w:rsidRPr="001A2399" w:rsidRDefault="004363C5" w:rsidP="004363C5"/>
    <w:p w14:paraId="2A9E9895"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The priority of Humanitarian aid shall be given on the basis of need alone. Personnel shall provide humanitarian aid regardless of the race, colour, gender, language, religion, political views, nationality, ethnicity, sexual preference or status and without adverse distinction of any kind. </w:t>
      </w:r>
    </w:p>
    <w:p w14:paraId="21504FA5" w14:textId="77777777" w:rsidR="004363C5" w:rsidRPr="008625E2" w:rsidRDefault="004363C5" w:rsidP="004363C5">
      <w:pPr>
        <w:spacing w:after="0"/>
        <w:jc w:val="both"/>
        <w:rPr>
          <w:rFonts w:ascii="Times New Roman" w:hAnsi="Times New Roman" w:cs="Times New Roman"/>
        </w:rPr>
      </w:pPr>
    </w:p>
    <w:p w14:paraId="210C1ECF"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Provision of aid will reflect the degree of suffering it seeks to alleviate. Wherever possible, we will base the provision of aid upon a thorough assessment of the needs of the recipients </w:t>
      </w:r>
      <w:r w:rsidRPr="008625E2">
        <w:rPr>
          <w:rFonts w:ascii="Times New Roman" w:hAnsi="Times New Roman" w:cs="Times New Roman"/>
        </w:rPr>
        <w:lastRenderedPageBreak/>
        <w:t xml:space="preserve">and the local capacities already in place to meet those needs. Within the entirety of our programmes, we will reflect considerations of proportionality. </w:t>
      </w:r>
    </w:p>
    <w:p w14:paraId="6906AD52" w14:textId="77777777" w:rsidR="004363C5" w:rsidRDefault="004363C5" w:rsidP="004363C5">
      <w:pPr>
        <w:spacing w:after="0"/>
        <w:jc w:val="both"/>
        <w:rPr>
          <w:rFonts w:ascii="Times New Roman" w:hAnsi="Times New Roman" w:cs="Times New Roman"/>
        </w:rPr>
      </w:pPr>
    </w:p>
    <w:p w14:paraId="40341B3D"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w:t>
      </w:r>
      <w:r>
        <w:rPr>
          <w:rFonts w:ascii="Times New Roman" w:hAnsi="Times New Roman" w:cs="Times New Roman"/>
        </w:rPr>
        <w:t>must not tie the</w:t>
      </w:r>
      <w:r w:rsidRPr="008625E2">
        <w:rPr>
          <w:rFonts w:ascii="Times New Roman" w:hAnsi="Times New Roman" w:cs="Times New Roman"/>
        </w:rPr>
        <w:t xml:space="preserve"> promise, delivery or distribution of assistance to the embracing or acceptance of any political or religious creed or any interest.</w:t>
      </w:r>
    </w:p>
    <w:p w14:paraId="2A05B94B"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Every humanitarian aid provided by personnel is not a partisan nor political act and should not be viewed as such. </w:t>
      </w:r>
    </w:p>
    <w:p w14:paraId="38A24CAF" w14:textId="77777777" w:rsidR="004363C5" w:rsidRDefault="004363C5" w:rsidP="004363C5">
      <w:pPr>
        <w:spacing w:after="0"/>
        <w:jc w:val="both"/>
        <w:rPr>
          <w:rFonts w:ascii="Times New Roman" w:hAnsi="Times New Roman" w:cs="Times New Roman"/>
        </w:rPr>
      </w:pPr>
    </w:p>
    <w:p w14:paraId="4564B8A1"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Personnel should not allow external or internal demands for publicity to take precedence over the principle of maximising overall relief assistance.</w:t>
      </w:r>
    </w:p>
    <w:p w14:paraId="440BD746" w14:textId="77777777" w:rsidR="004363C5" w:rsidRPr="008625E2" w:rsidRDefault="004363C5" w:rsidP="004363C5">
      <w:pPr>
        <w:spacing w:after="0"/>
        <w:jc w:val="both"/>
        <w:rPr>
          <w:rFonts w:ascii="Times New Roman" w:hAnsi="Times New Roman" w:cs="Times New Roman"/>
        </w:rPr>
      </w:pPr>
    </w:p>
    <w:p w14:paraId="154E69A8" w14:textId="77777777" w:rsidR="004363C5" w:rsidRPr="008625E2" w:rsidRDefault="004363C5" w:rsidP="004363C5">
      <w:pPr>
        <w:spacing w:after="0"/>
        <w:jc w:val="both"/>
        <w:rPr>
          <w:rFonts w:ascii="Times New Roman" w:hAnsi="Times New Roman" w:cs="Times New Roman"/>
        </w:rPr>
      </w:pPr>
      <w:bookmarkStart w:id="6" w:name="_heading=h.30j0zll" w:colFirst="0" w:colLast="0"/>
      <w:bookmarkEnd w:id="6"/>
      <w:r w:rsidRPr="008625E2">
        <w:rPr>
          <w:rFonts w:ascii="Times New Roman" w:hAnsi="Times New Roman" w:cs="Times New Roman"/>
        </w:rPr>
        <w:t>EWB-HK will avoid competing with other disaster response agencies for media coverage in situations where such coverage may be to the detriment of the service provided to the beneficiaries or the security of our staff or the beneficiaries.</w:t>
      </w:r>
    </w:p>
    <w:p w14:paraId="7C38019B" w14:textId="77777777" w:rsidR="004363C5" w:rsidRDefault="004363C5" w:rsidP="004363C5">
      <w:pPr>
        <w:spacing w:after="0"/>
        <w:jc w:val="both"/>
        <w:rPr>
          <w:rFonts w:ascii="Times New Roman" w:hAnsi="Times New Roman" w:cs="Times New Roman"/>
        </w:rPr>
      </w:pPr>
    </w:p>
    <w:p w14:paraId="0BA2A4A0" w14:textId="77777777" w:rsidR="004363C5" w:rsidRPr="008625E2" w:rsidRDefault="004363C5" w:rsidP="004363C5">
      <w:pPr>
        <w:spacing w:after="0"/>
        <w:jc w:val="both"/>
        <w:rPr>
          <w:rFonts w:ascii="Times New Roman" w:hAnsi="Times New Roman" w:cs="Times New Roman"/>
        </w:rPr>
      </w:pPr>
    </w:p>
    <w:p w14:paraId="799257C7"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sidRPr="008625E2">
        <w:rPr>
          <w:rFonts w:ascii="Times New Roman" w:hAnsi="Times New Roman" w:cs="Times New Roman"/>
          <w:color w:val="auto"/>
          <w:sz w:val="22"/>
          <w:szCs w:val="22"/>
        </w:rPr>
        <w:t xml:space="preserve">Sustainability </w:t>
      </w:r>
    </w:p>
    <w:p w14:paraId="7E3E5C55" w14:textId="77777777" w:rsidR="004363C5" w:rsidRPr="001A2399" w:rsidRDefault="004363C5" w:rsidP="004363C5"/>
    <w:p w14:paraId="39693093"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Where possible, personnel should alway</w:t>
      </w:r>
      <w:r>
        <w:rPr>
          <w:rFonts w:ascii="Times New Roman" w:hAnsi="Times New Roman" w:cs="Times New Roman"/>
        </w:rPr>
        <w:t>s work through local partners at the</w:t>
      </w:r>
      <w:r w:rsidRPr="008625E2">
        <w:rPr>
          <w:rFonts w:ascii="Times New Roman" w:hAnsi="Times New Roman" w:cs="Times New Roman"/>
        </w:rPr>
        <w:t xml:space="preserve"> planning and implementation</w:t>
      </w:r>
      <w:r>
        <w:rPr>
          <w:rFonts w:ascii="Times New Roman" w:hAnsi="Times New Roman" w:cs="Times New Roman"/>
        </w:rPr>
        <w:t xml:space="preserve"> stages</w:t>
      </w:r>
      <w:r w:rsidRPr="008625E2">
        <w:rPr>
          <w:rFonts w:ascii="Times New Roman" w:hAnsi="Times New Roman" w:cs="Times New Roman"/>
        </w:rPr>
        <w:t>, employing local st</w:t>
      </w:r>
      <w:r>
        <w:rPr>
          <w:rFonts w:ascii="Times New Roman" w:hAnsi="Times New Roman" w:cs="Times New Roman"/>
        </w:rPr>
        <w:t>aff, purchasing local materials, trading with local companies</w:t>
      </w:r>
      <w:r w:rsidRPr="008625E2">
        <w:rPr>
          <w:rFonts w:ascii="Times New Roman" w:hAnsi="Times New Roman" w:cs="Times New Roman"/>
        </w:rPr>
        <w:t xml:space="preserve"> and cooperat</w:t>
      </w:r>
      <w:r>
        <w:rPr>
          <w:rFonts w:ascii="Times New Roman" w:hAnsi="Times New Roman" w:cs="Times New Roman"/>
        </w:rPr>
        <w:t>ing</w:t>
      </w:r>
      <w:r w:rsidRPr="008625E2">
        <w:rPr>
          <w:rFonts w:ascii="Times New Roman" w:hAnsi="Times New Roman" w:cs="Times New Roman"/>
        </w:rPr>
        <w:t xml:space="preserve"> with local government structures where appropriate.</w:t>
      </w:r>
    </w:p>
    <w:p w14:paraId="13794F72"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Effective relief and lasting rehabilitation can best be achieved where the intended beneficiaries are involved in the design, management and implementation of the assistance program. EWB-HK strives to achieve full community participation in our relief and rehabilitation programs, which actively reduce the beneficiaries’ vulnerability to future disasters and help create sustainable lifestyles.</w:t>
      </w:r>
    </w:p>
    <w:p w14:paraId="2FE98C4D"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Personnel should pay particular attention to environmental concerns in the design and management throughout the project, endeavour to minimise the negative impact of humanitarian assistance, seeking to avoid long-term beneficiary dependence upon external aid, and minimise the wasting of valuable resources.</w:t>
      </w:r>
    </w:p>
    <w:p w14:paraId="2DB82F2E" w14:textId="77777777" w:rsidR="004363C5" w:rsidRPr="008625E2" w:rsidRDefault="004363C5" w:rsidP="004363C5">
      <w:pPr>
        <w:spacing w:after="0"/>
        <w:jc w:val="both"/>
        <w:rPr>
          <w:rFonts w:ascii="Times New Roman" w:hAnsi="Times New Roman" w:cs="Times New Roman"/>
        </w:rPr>
      </w:pPr>
    </w:p>
    <w:p w14:paraId="0DF6BCF3" w14:textId="77777777" w:rsidR="004363C5" w:rsidRDefault="004363C5" w:rsidP="004363C5">
      <w:pPr>
        <w:pStyle w:val="Heading1"/>
        <w:numPr>
          <w:ilvl w:val="0"/>
          <w:numId w:val="10"/>
        </w:numPr>
        <w:spacing w:before="0"/>
        <w:jc w:val="both"/>
        <w:rPr>
          <w:rFonts w:ascii="Times New Roman" w:hAnsi="Times New Roman" w:cs="Times New Roman"/>
          <w:color w:val="auto"/>
          <w:sz w:val="22"/>
          <w:szCs w:val="22"/>
        </w:rPr>
      </w:pPr>
      <w:r>
        <w:rPr>
          <w:rFonts w:ascii="Times New Roman" w:hAnsi="Times New Roman" w:cs="Times New Roman"/>
          <w:color w:val="auto"/>
          <w:sz w:val="22"/>
          <w:szCs w:val="22"/>
        </w:rPr>
        <w:t>Avoid personal liabilities</w:t>
      </w:r>
      <w:r w:rsidRPr="008625E2">
        <w:rPr>
          <w:rFonts w:ascii="Times New Roman" w:hAnsi="Times New Roman" w:cs="Times New Roman"/>
          <w:color w:val="auto"/>
          <w:sz w:val="22"/>
          <w:szCs w:val="22"/>
        </w:rPr>
        <w:t xml:space="preserve"> </w:t>
      </w:r>
    </w:p>
    <w:p w14:paraId="4DBB6375" w14:textId="77777777" w:rsidR="004363C5" w:rsidRPr="003F7118" w:rsidRDefault="004363C5" w:rsidP="004363C5"/>
    <w:p w14:paraId="28E36DA6"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must comply with local laws and honour our private legal obligations. </w:t>
      </w:r>
    </w:p>
    <w:p w14:paraId="37F25398"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While wo</w:t>
      </w:r>
      <w:r>
        <w:rPr>
          <w:rFonts w:ascii="Times New Roman" w:hAnsi="Times New Roman" w:cs="Times New Roman"/>
        </w:rPr>
        <w:t>rking on the overseas project, p</w:t>
      </w:r>
      <w:r w:rsidRPr="008625E2">
        <w:rPr>
          <w:rFonts w:ascii="Times New Roman" w:hAnsi="Times New Roman" w:cs="Times New Roman"/>
        </w:rPr>
        <w:t xml:space="preserve">ersonnel </w:t>
      </w:r>
      <w:r>
        <w:rPr>
          <w:rFonts w:ascii="Times New Roman" w:hAnsi="Times New Roman" w:cs="Times New Roman"/>
        </w:rPr>
        <w:t>must</w:t>
      </w:r>
      <w:r w:rsidRPr="008625E2">
        <w:rPr>
          <w:rFonts w:ascii="Times New Roman" w:hAnsi="Times New Roman" w:cs="Times New Roman"/>
        </w:rPr>
        <w:t xml:space="preserve"> always be careful not to </w:t>
      </w:r>
      <w:r>
        <w:rPr>
          <w:rFonts w:ascii="Times New Roman" w:hAnsi="Times New Roman" w:cs="Times New Roman"/>
        </w:rPr>
        <w:t>contravene any local law</w:t>
      </w:r>
      <w:r w:rsidRPr="008625E2">
        <w:rPr>
          <w:rFonts w:ascii="Times New Roman" w:hAnsi="Times New Roman" w:cs="Times New Roman"/>
        </w:rPr>
        <w:t xml:space="preserve">. Offenders are responsible for their legal liabilities. </w:t>
      </w:r>
    </w:p>
    <w:p w14:paraId="667DC356" w14:textId="77777777" w:rsidR="004363C5" w:rsidRPr="008625E2" w:rsidRDefault="004363C5" w:rsidP="004363C5">
      <w:pPr>
        <w:spacing w:after="0"/>
        <w:jc w:val="both"/>
        <w:rPr>
          <w:rFonts w:ascii="Times New Roman" w:hAnsi="Times New Roman" w:cs="Times New Roman"/>
        </w:rPr>
      </w:pPr>
    </w:p>
    <w:p w14:paraId="01BBA146"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EWB-HK will do </w:t>
      </w:r>
      <w:r>
        <w:rPr>
          <w:rFonts w:ascii="Times New Roman" w:hAnsi="Times New Roman" w:cs="Times New Roman"/>
        </w:rPr>
        <w:t>its best to assist p</w:t>
      </w:r>
      <w:r w:rsidRPr="008625E2">
        <w:rPr>
          <w:rFonts w:ascii="Times New Roman" w:hAnsi="Times New Roman" w:cs="Times New Roman"/>
        </w:rPr>
        <w:t xml:space="preserve">ersonnel </w:t>
      </w:r>
      <w:r>
        <w:rPr>
          <w:rFonts w:ascii="Times New Roman" w:hAnsi="Times New Roman" w:cs="Times New Roman"/>
        </w:rPr>
        <w:t xml:space="preserve">if </w:t>
      </w:r>
      <w:r w:rsidRPr="008625E2">
        <w:rPr>
          <w:rFonts w:ascii="Times New Roman" w:hAnsi="Times New Roman" w:cs="Times New Roman"/>
        </w:rPr>
        <w:t xml:space="preserve">accidents </w:t>
      </w:r>
      <w:r>
        <w:rPr>
          <w:rFonts w:ascii="Times New Roman" w:hAnsi="Times New Roman" w:cs="Times New Roman"/>
        </w:rPr>
        <w:t xml:space="preserve">are </w:t>
      </w:r>
      <w:r w:rsidRPr="008625E2">
        <w:rPr>
          <w:rFonts w:ascii="Times New Roman" w:hAnsi="Times New Roman" w:cs="Times New Roman"/>
        </w:rPr>
        <w:t xml:space="preserve">encountered </w:t>
      </w:r>
      <w:r>
        <w:rPr>
          <w:rFonts w:ascii="Times New Roman" w:hAnsi="Times New Roman" w:cs="Times New Roman"/>
        </w:rPr>
        <w:t xml:space="preserve">that may </w:t>
      </w:r>
      <w:r w:rsidRPr="008625E2">
        <w:rPr>
          <w:rFonts w:ascii="Times New Roman" w:hAnsi="Times New Roman" w:cs="Times New Roman"/>
        </w:rPr>
        <w:t xml:space="preserve">cause </w:t>
      </w:r>
      <w:r>
        <w:rPr>
          <w:rFonts w:ascii="Times New Roman" w:hAnsi="Times New Roman" w:cs="Times New Roman"/>
        </w:rPr>
        <w:t>harm to people</w:t>
      </w:r>
      <w:r w:rsidRPr="008625E2">
        <w:rPr>
          <w:rFonts w:ascii="Times New Roman" w:hAnsi="Times New Roman" w:cs="Times New Roman"/>
        </w:rPr>
        <w:t xml:space="preserve"> or property damage during </w:t>
      </w:r>
      <w:r>
        <w:rPr>
          <w:rFonts w:ascii="Times New Roman" w:hAnsi="Times New Roman" w:cs="Times New Roman"/>
        </w:rPr>
        <w:t>a mission. However, p</w:t>
      </w:r>
      <w:r w:rsidRPr="008625E2">
        <w:rPr>
          <w:rFonts w:ascii="Times New Roman" w:hAnsi="Times New Roman" w:cs="Times New Roman"/>
        </w:rPr>
        <w:t xml:space="preserve">ersonnel must acknowledge that EWB-HK </w:t>
      </w:r>
      <w:r>
        <w:rPr>
          <w:rFonts w:ascii="Times New Roman" w:hAnsi="Times New Roman" w:cs="Times New Roman"/>
        </w:rPr>
        <w:t>is not liable for any such loss</w:t>
      </w:r>
      <w:r w:rsidRPr="008625E2">
        <w:rPr>
          <w:rFonts w:ascii="Times New Roman" w:hAnsi="Times New Roman" w:cs="Times New Roman"/>
        </w:rPr>
        <w:t xml:space="preserve">. </w:t>
      </w:r>
    </w:p>
    <w:p w14:paraId="1626A48B" w14:textId="77777777" w:rsidR="004363C5" w:rsidRPr="008625E2" w:rsidRDefault="004363C5" w:rsidP="004363C5">
      <w:pPr>
        <w:spacing w:after="0"/>
        <w:jc w:val="both"/>
        <w:rPr>
          <w:rFonts w:ascii="Times New Roman" w:hAnsi="Times New Roman" w:cs="Times New Roman"/>
        </w:rPr>
      </w:pPr>
      <w:r>
        <w:rPr>
          <w:rFonts w:ascii="Times New Roman" w:hAnsi="Times New Roman" w:cs="Times New Roman"/>
        </w:rPr>
        <w:t>B</w:t>
      </w:r>
      <w:r w:rsidRPr="008625E2">
        <w:rPr>
          <w:rFonts w:ascii="Times New Roman" w:hAnsi="Times New Roman" w:cs="Times New Roman"/>
        </w:rPr>
        <w:t xml:space="preserve">efore </w:t>
      </w:r>
      <w:r>
        <w:rPr>
          <w:rFonts w:ascii="Times New Roman" w:hAnsi="Times New Roman" w:cs="Times New Roman"/>
        </w:rPr>
        <w:t>engaging in</w:t>
      </w:r>
      <w:r w:rsidRPr="008625E2">
        <w:rPr>
          <w:rFonts w:ascii="Times New Roman" w:hAnsi="Times New Roman" w:cs="Times New Roman"/>
        </w:rPr>
        <w:t xml:space="preserve"> oversea</w:t>
      </w:r>
      <w:r>
        <w:rPr>
          <w:rFonts w:ascii="Times New Roman" w:hAnsi="Times New Roman" w:cs="Times New Roman"/>
        </w:rPr>
        <w:t>s</w:t>
      </w:r>
      <w:r w:rsidRPr="008625E2">
        <w:rPr>
          <w:rFonts w:ascii="Times New Roman" w:hAnsi="Times New Roman" w:cs="Times New Roman"/>
        </w:rPr>
        <w:t xml:space="preserve"> </w:t>
      </w:r>
      <w:r>
        <w:rPr>
          <w:rFonts w:ascii="Times New Roman" w:hAnsi="Times New Roman" w:cs="Times New Roman"/>
        </w:rPr>
        <w:t>missions, p</w:t>
      </w:r>
      <w:r w:rsidRPr="008625E2">
        <w:rPr>
          <w:rFonts w:ascii="Times New Roman" w:hAnsi="Times New Roman" w:cs="Times New Roman"/>
        </w:rPr>
        <w:t xml:space="preserve">ersonnel </w:t>
      </w:r>
      <w:r>
        <w:rPr>
          <w:rFonts w:ascii="Times New Roman" w:hAnsi="Times New Roman" w:cs="Times New Roman"/>
        </w:rPr>
        <w:t>is warmly advised</w:t>
      </w:r>
      <w:r w:rsidRPr="008625E2">
        <w:rPr>
          <w:rFonts w:ascii="Times New Roman" w:hAnsi="Times New Roman" w:cs="Times New Roman"/>
        </w:rPr>
        <w:t xml:space="preserve"> purchasing </w:t>
      </w:r>
      <w:r>
        <w:rPr>
          <w:rFonts w:ascii="Times New Roman" w:hAnsi="Times New Roman" w:cs="Times New Roman"/>
        </w:rPr>
        <w:t>dedicated</w:t>
      </w:r>
      <w:r w:rsidRPr="008625E2">
        <w:rPr>
          <w:rFonts w:ascii="Times New Roman" w:hAnsi="Times New Roman" w:cs="Times New Roman"/>
        </w:rPr>
        <w:t xml:space="preserve"> travel insurance to cover </w:t>
      </w:r>
      <w:r>
        <w:rPr>
          <w:rFonts w:ascii="Times New Roman" w:hAnsi="Times New Roman" w:cs="Times New Roman"/>
        </w:rPr>
        <w:t>any personal damage or loss</w:t>
      </w:r>
      <w:r w:rsidRPr="008625E2">
        <w:rPr>
          <w:rFonts w:ascii="Times New Roman" w:hAnsi="Times New Roman" w:cs="Times New Roman"/>
        </w:rPr>
        <w:t>.</w:t>
      </w:r>
    </w:p>
    <w:p w14:paraId="63831F1F" w14:textId="77777777" w:rsidR="004363C5" w:rsidRPr="008625E2" w:rsidRDefault="004363C5" w:rsidP="004363C5">
      <w:pPr>
        <w:spacing w:after="0"/>
        <w:jc w:val="both"/>
        <w:rPr>
          <w:rFonts w:ascii="Times New Roman" w:hAnsi="Times New Roman" w:cs="Times New Roman"/>
        </w:rPr>
      </w:pPr>
    </w:p>
    <w:p w14:paraId="384DC2B3" w14:textId="77777777" w:rsidR="004363C5" w:rsidRDefault="004363C5" w:rsidP="004363C5">
      <w:pPr>
        <w:pStyle w:val="Heading2"/>
        <w:numPr>
          <w:ilvl w:val="0"/>
          <w:numId w:val="10"/>
        </w:numPr>
        <w:spacing w:before="0"/>
        <w:jc w:val="both"/>
        <w:rPr>
          <w:rFonts w:ascii="Times New Roman" w:hAnsi="Times New Roman" w:cs="Times New Roman"/>
          <w:color w:val="auto"/>
          <w:sz w:val="22"/>
          <w:szCs w:val="22"/>
        </w:rPr>
      </w:pPr>
      <w:r>
        <w:rPr>
          <w:rFonts w:ascii="Times New Roman" w:hAnsi="Times New Roman" w:cs="Times New Roman"/>
          <w:color w:val="auto"/>
          <w:sz w:val="22"/>
          <w:szCs w:val="22"/>
        </w:rPr>
        <w:t>Avoid c</w:t>
      </w:r>
      <w:r w:rsidRPr="008625E2">
        <w:rPr>
          <w:rFonts w:ascii="Times New Roman" w:hAnsi="Times New Roman" w:cs="Times New Roman"/>
          <w:color w:val="auto"/>
          <w:sz w:val="22"/>
          <w:szCs w:val="22"/>
        </w:rPr>
        <w:t>onflict</w:t>
      </w:r>
      <w:r>
        <w:rPr>
          <w:rFonts w:ascii="Times New Roman" w:hAnsi="Times New Roman" w:cs="Times New Roman"/>
          <w:color w:val="auto"/>
          <w:sz w:val="22"/>
          <w:szCs w:val="22"/>
        </w:rPr>
        <w:t>s of i</w:t>
      </w:r>
      <w:r w:rsidRPr="008625E2">
        <w:rPr>
          <w:rFonts w:ascii="Times New Roman" w:hAnsi="Times New Roman" w:cs="Times New Roman"/>
          <w:color w:val="auto"/>
          <w:sz w:val="22"/>
          <w:szCs w:val="22"/>
        </w:rPr>
        <w:t xml:space="preserve">nterest </w:t>
      </w:r>
    </w:p>
    <w:p w14:paraId="1A333016" w14:textId="77777777" w:rsidR="004363C5" w:rsidRPr="002A0F98" w:rsidRDefault="004363C5" w:rsidP="004363C5"/>
    <w:p w14:paraId="38C8746A"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shall fully disclose conflicts of interest to the appropriate party in any extent. </w:t>
      </w:r>
    </w:p>
    <w:p w14:paraId="7D26D7BA"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shall seek consultation and </w:t>
      </w:r>
      <w:r>
        <w:rPr>
          <w:rFonts w:ascii="Times New Roman" w:hAnsi="Times New Roman" w:cs="Times New Roman"/>
        </w:rPr>
        <w:t>direction</w:t>
      </w:r>
      <w:r w:rsidRPr="008625E2">
        <w:rPr>
          <w:rFonts w:ascii="Times New Roman" w:hAnsi="Times New Roman" w:cs="Times New Roman"/>
        </w:rPr>
        <w:t xml:space="preserve"> from responsible personnel in EWB-HK before engaging </w:t>
      </w:r>
      <w:r>
        <w:rPr>
          <w:rFonts w:ascii="Times New Roman" w:hAnsi="Times New Roman" w:cs="Times New Roman"/>
        </w:rPr>
        <w:t>in</w:t>
      </w:r>
      <w:r w:rsidRPr="008625E2">
        <w:rPr>
          <w:rFonts w:ascii="Times New Roman" w:hAnsi="Times New Roman" w:cs="Times New Roman"/>
        </w:rPr>
        <w:t xml:space="preserve"> activities</w:t>
      </w:r>
      <w:r>
        <w:rPr>
          <w:rFonts w:ascii="Times New Roman" w:hAnsi="Times New Roman" w:cs="Times New Roman"/>
        </w:rPr>
        <w:t xml:space="preserve"> that may place them in a position of conflict of interest</w:t>
      </w:r>
      <w:r w:rsidRPr="008625E2">
        <w:rPr>
          <w:rFonts w:ascii="Times New Roman" w:hAnsi="Times New Roman" w:cs="Times New Roman"/>
        </w:rPr>
        <w:t>.</w:t>
      </w:r>
    </w:p>
    <w:p w14:paraId="562EF6E0"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lastRenderedPageBreak/>
        <w:t>EWB-HK’s work does not require any form</w:t>
      </w:r>
      <w:r>
        <w:rPr>
          <w:rFonts w:ascii="Times New Roman" w:hAnsi="Times New Roman" w:cs="Times New Roman"/>
        </w:rPr>
        <w:t xml:space="preserve"> of reward or pay. </w:t>
      </w:r>
    </w:p>
    <w:p w14:paraId="62C1D666"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should </w:t>
      </w:r>
      <w:r>
        <w:rPr>
          <w:rFonts w:ascii="Times New Roman" w:hAnsi="Times New Roman" w:cs="Times New Roman"/>
        </w:rPr>
        <w:t>refrain from accepting any compensation or</w:t>
      </w:r>
      <w:r w:rsidRPr="008625E2">
        <w:rPr>
          <w:rFonts w:ascii="Times New Roman" w:hAnsi="Times New Roman" w:cs="Times New Roman"/>
        </w:rPr>
        <w:t xml:space="preserve"> reward from the recipient</w:t>
      </w:r>
      <w:r>
        <w:rPr>
          <w:rFonts w:ascii="Times New Roman" w:hAnsi="Times New Roman" w:cs="Times New Roman"/>
        </w:rPr>
        <w:t xml:space="preserve">s of EWB-HK's work. </w:t>
      </w:r>
    </w:p>
    <w:p w14:paraId="414AFDE4" w14:textId="77777777" w:rsidR="004363C5" w:rsidRDefault="004363C5" w:rsidP="004363C5">
      <w:pPr>
        <w:spacing w:after="0"/>
        <w:jc w:val="both"/>
        <w:rPr>
          <w:rFonts w:ascii="Times New Roman" w:hAnsi="Times New Roman" w:cs="Times New Roman"/>
        </w:rPr>
      </w:pPr>
    </w:p>
    <w:p w14:paraId="74FAF0D0"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EWB-HK will never knowingly – or through negligence – allow personnel to be used to gather information of a political, military or economically sensitive nature for governments or other bodies that may serve purposes other than those which are strictly humanitarian, nor will act as instruments of foreign policy of donor governments, nor will act as instruments of foreign policy of the governments.</w:t>
      </w:r>
    </w:p>
    <w:p w14:paraId="59F5455C" w14:textId="77777777" w:rsidR="004363C5" w:rsidRPr="008625E2" w:rsidRDefault="004363C5" w:rsidP="004363C5">
      <w:pPr>
        <w:spacing w:after="0"/>
        <w:jc w:val="both"/>
        <w:rPr>
          <w:rFonts w:ascii="Times New Roman" w:hAnsi="Times New Roman" w:cs="Times New Roman"/>
        </w:rPr>
      </w:pPr>
    </w:p>
    <w:p w14:paraId="3172C68B"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Personnel shall also not to use positions, material or resource in EWB-HK to run for public office, promote a particular political party or religion.</w:t>
      </w:r>
    </w:p>
    <w:p w14:paraId="1B37A075" w14:textId="77777777" w:rsidR="004363C5" w:rsidRDefault="004363C5" w:rsidP="004363C5">
      <w:pPr>
        <w:spacing w:after="0"/>
        <w:jc w:val="both"/>
        <w:rPr>
          <w:rFonts w:ascii="Times New Roman" w:hAnsi="Times New Roman" w:cs="Times New Roman"/>
        </w:rPr>
      </w:pPr>
    </w:p>
    <w:p w14:paraId="401379CD" w14:textId="77777777" w:rsidR="004363C5" w:rsidRPr="00153EC9" w:rsidRDefault="004363C5" w:rsidP="004363C5">
      <w:pPr>
        <w:pStyle w:val="ListParagraph"/>
        <w:numPr>
          <w:ilvl w:val="0"/>
          <w:numId w:val="10"/>
        </w:numPr>
        <w:spacing w:after="0"/>
        <w:jc w:val="both"/>
        <w:rPr>
          <w:rFonts w:ascii="Times New Roman" w:hAnsi="Times New Roman" w:cs="Times New Roman"/>
        </w:rPr>
      </w:pPr>
      <w:r>
        <w:rPr>
          <w:rFonts w:ascii="Times New Roman" w:hAnsi="Times New Roman" w:cs="Times New Roman"/>
        </w:rPr>
        <w:t xml:space="preserve">Condemnation of sexual abuse </w:t>
      </w:r>
    </w:p>
    <w:p w14:paraId="46348A62" w14:textId="77777777" w:rsidR="004363C5" w:rsidRDefault="004363C5" w:rsidP="004363C5">
      <w:pPr>
        <w:pStyle w:val="Heading2"/>
        <w:spacing w:before="0"/>
        <w:jc w:val="both"/>
        <w:rPr>
          <w:rFonts w:ascii="Times New Roman" w:hAnsi="Times New Roman" w:cs="Times New Roman"/>
        </w:rPr>
      </w:pPr>
    </w:p>
    <w:p w14:paraId="68ADB46E"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Sexual exploitation and sexual abuse violate universally recognised international legal norms and standards and </w:t>
      </w:r>
      <w:r>
        <w:rPr>
          <w:rFonts w:ascii="Times New Roman" w:hAnsi="Times New Roman" w:cs="Times New Roman"/>
        </w:rPr>
        <w:t xml:space="preserve">therefore </w:t>
      </w:r>
      <w:r w:rsidRPr="008625E2">
        <w:rPr>
          <w:rFonts w:ascii="Times New Roman" w:hAnsi="Times New Roman" w:cs="Times New Roman"/>
        </w:rPr>
        <w:t xml:space="preserve">constitute acts of serious misconduct. </w:t>
      </w:r>
    </w:p>
    <w:p w14:paraId="6AEFD034"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Personnel must not engage in any form of harassment as well as all forms of sexual exploitation and abuse. </w:t>
      </w:r>
    </w:p>
    <w:p w14:paraId="0D13387B"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For the protection of all</w:t>
      </w:r>
      <w:r>
        <w:rPr>
          <w:rFonts w:ascii="Times New Roman" w:hAnsi="Times New Roman" w:cs="Times New Roman"/>
        </w:rPr>
        <w:t xml:space="preserve"> parties involved</w:t>
      </w:r>
      <w:r w:rsidRPr="008625E2">
        <w:rPr>
          <w:rFonts w:ascii="Times New Roman" w:hAnsi="Times New Roman" w:cs="Times New Roman"/>
        </w:rPr>
        <w:t>, the following specific standards are promulgated:</w:t>
      </w:r>
    </w:p>
    <w:p w14:paraId="356A7537" w14:textId="77777777" w:rsidR="004363C5" w:rsidRPr="008625E2" w:rsidRDefault="004363C5" w:rsidP="004363C5">
      <w:pPr>
        <w:spacing w:after="0"/>
        <w:jc w:val="both"/>
        <w:rPr>
          <w:rFonts w:ascii="Times New Roman" w:hAnsi="Times New Roman" w:cs="Times New Roman"/>
        </w:rPr>
      </w:pPr>
    </w:p>
    <w:p w14:paraId="501F911A" w14:textId="77777777" w:rsidR="004363C5" w:rsidRPr="00153EC9" w:rsidRDefault="004363C5" w:rsidP="004363C5">
      <w:pPr>
        <w:pStyle w:val="ListParagraph"/>
        <w:numPr>
          <w:ilvl w:val="0"/>
          <w:numId w:val="12"/>
        </w:numPr>
        <w:spacing w:after="0"/>
        <w:jc w:val="both"/>
        <w:rPr>
          <w:rFonts w:ascii="Times New Roman" w:hAnsi="Times New Roman" w:cs="Times New Roman"/>
        </w:rPr>
      </w:pPr>
      <w:r w:rsidRPr="00153EC9">
        <w:rPr>
          <w:rFonts w:ascii="Times New Roman" w:hAnsi="Times New Roman" w:cs="Times New Roman"/>
        </w:rPr>
        <w:t>Sexual activity with children (persons under the age of 18) is prohibited regardless of the age of majority or age of consent locally. Mistaken belief in the age of a child is not a defence.</w:t>
      </w:r>
    </w:p>
    <w:p w14:paraId="660E6F48" w14:textId="77777777" w:rsidR="004363C5" w:rsidRPr="00153EC9" w:rsidRDefault="004363C5" w:rsidP="004363C5">
      <w:pPr>
        <w:pStyle w:val="ListParagraph"/>
        <w:numPr>
          <w:ilvl w:val="0"/>
          <w:numId w:val="12"/>
        </w:numPr>
        <w:spacing w:after="0"/>
        <w:jc w:val="both"/>
        <w:rPr>
          <w:rFonts w:ascii="Times New Roman" w:hAnsi="Times New Roman" w:cs="Times New Roman"/>
        </w:rPr>
      </w:pPr>
      <w:r w:rsidRPr="00153EC9">
        <w:rPr>
          <w:rFonts w:ascii="Times New Roman" w:hAnsi="Times New Roman" w:cs="Times New Roman"/>
        </w:rPr>
        <w:t>Exchange of money, employment, goods or services for sex, including sexual favours or other forms of humiliating, degrading or exploitative behaviour, is prohibited. This includes any exchange of assistance that is due to the beneficiaries.</w:t>
      </w:r>
    </w:p>
    <w:p w14:paraId="52CFF904" w14:textId="77777777" w:rsidR="004363C5" w:rsidRPr="00153EC9" w:rsidRDefault="004363C5" w:rsidP="004363C5">
      <w:pPr>
        <w:pStyle w:val="ListParagraph"/>
        <w:numPr>
          <w:ilvl w:val="0"/>
          <w:numId w:val="12"/>
        </w:numPr>
        <w:spacing w:after="0"/>
        <w:jc w:val="both"/>
        <w:rPr>
          <w:rFonts w:ascii="Times New Roman" w:hAnsi="Times New Roman" w:cs="Times New Roman"/>
        </w:rPr>
      </w:pPr>
      <w:r w:rsidRPr="00153EC9">
        <w:rPr>
          <w:rFonts w:ascii="Times New Roman" w:hAnsi="Times New Roman" w:cs="Times New Roman"/>
        </w:rPr>
        <w:t>Sexua</w:t>
      </w:r>
      <w:r>
        <w:rPr>
          <w:rFonts w:ascii="Times New Roman" w:hAnsi="Times New Roman" w:cs="Times New Roman"/>
        </w:rPr>
        <w:t>l relationships between EWB-HK p</w:t>
      </w:r>
      <w:r w:rsidRPr="00153EC9">
        <w:rPr>
          <w:rFonts w:ascii="Times New Roman" w:hAnsi="Times New Roman" w:cs="Times New Roman"/>
        </w:rPr>
        <w:t xml:space="preserve">ersonnel and beneficiaries of assistance undermine the credibility and integrity of the work of the EWB-HK and are strongly discouraged. </w:t>
      </w:r>
    </w:p>
    <w:p w14:paraId="0F9102D2" w14:textId="77777777" w:rsidR="004363C5" w:rsidRPr="00153EC9" w:rsidRDefault="004363C5" w:rsidP="004363C5">
      <w:pPr>
        <w:pStyle w:val="ListParagraph"/>
        <w:numPr>
          <w:ilvl w:val="0"/>
          <w:numId w:val="12"/>
        </w:numPr>
        <w:spacing w:after="0"/>
        <w:jc w:val="both"/>
        <w:rPr>
          <w:rFonts w:ascii="Times New Roman" w:hAnsi="Times New Roman" w:cs="Times New Roman"/>
        </w:rPr>
      </w:pPr>
      <w:r w:rsidRPr="00153EC9">
        <w:rPr>
          <w:rFonts w:ascii="Times New Roman" w:hAnsi="Times New Roman" w:cs="Times New Roman"/>
        </w:rPr>
        <w:t>Where Personnel develops concerns or suspicions regarding sexual exploitation or sexual abuse by a fellow worker, whether in the same agency or not and whether or not within the EWB framework, he or she must report such concerns via established reporting mechanisms.</w:t>
      </w:r>
    </w:p>
    <w:p w14:paraId="4925E923" w14:textId="77777777" w:rsidR="004363C5" w:rsidRDefault="004363C5" w:rsidP="004363C5">
      <w:pPr>
        <w:pStyle w:val="ListParagraph"/>
        <w:numPr>
          <w:ilvl w:val="0"/>
          <w:numId w:val="12"/>
        </w:numPr>
        <w:spacing w:after="0"/>
        <w:jc w:val="both"/>
        <w:rPr>
          <w:rFonts w:ascii="Times New Roman" w:hAnsi="Times New Roman" w:cs="Times New Roman"/>
        </w:rPr>
      </w:pPr>
      <w:r w:rsidRPr="00153EC9">
        <w:rPr>
          <w:rFonts w:ascii="Times New Roman" w:hAnsi="Times New Roman" w:cs="Times New Roman"/>
        </w:rPr>
        <w:t>Personnel is obliged to create and maintain an environment that prevents sexual exploitation and sexual abuse. Managers at all levels have a particular responsibility to support and develop systems that maintain this environment.</w:t>
      </w:r>
    </w:p>
    <w:p w14:paraId="4E6DBC0E" w14:textId="77777777" w:rsidR="004363C5" w:rsidRPr="00153EC9" w:rsidRDefault="004363C5" w:rsidP="004363C5">
      <w:pPr>
        <w:spacing w:after="0"/>
        <w:jc w:val="both"/>
        <w:rPr>
          <w:rFonts w:ascii="Times New Roman" w:hAnsi="Times New Roman" w:cs="Times New Roman"/>
        </w:rPr>
      </w:pPr>
    </w:p>
    <w:p w14:paraId="62D444D8" w14:textId="77777777" w:rsidR="004363C5" w:rsidRDefault="004363C5" w:rsidP="004363C5">
      <w:pPr>
        <w:spacing w:after="0"/>
        <w:jc w:val="both"/>
        <w:rPr>
          <w:rFonts w:ascii="Times New Roman" w:hAnsi="Times New Roman" w:cs="Times New Roman"/>
        </w:rPr>
      </w:pPr>
      <w:r w:rsidRPr="008625E2">
        <w:rPr>
          <w:rFonts w:ascii="Times New Roman" w:hAnsi="Times New Roman" w:cs="Times New Roman"/>
        </w:rPr>
        <w:t xml:space="preserve">The standards set out above are not an exhaustive list. </w:t>
      </w:r>
    </w:p>
    <w:p w14:paraId="0461F18F"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Other types of sexually exploitative or sexually abusive behaviour may be grounds for administrative action and/or disciplinary measures, including summary dismissal, pursuant to EWB-HK conditions of deployment.</w:t>
      </w:r>
    </w:p>
    <w:p w14:paraId="3C7C9B52" w14:textId="77777777" w:rsidR="004363C5" w:rsidRPr="008625E2" w:rsidRDefault="004363C5" w:rsidP="004363C5">
      <w:pPr>
        <w:spacing w:after="0"/>
        <w:jc w:val="both"/>
        <w:rPr>
          <w:rFonts w:ascii="Times New Roman" w:hAnsi="Times New Roman" w:cs="Times New Roman"/>
        </w:rPr>
      </w:pPr>
      <w:r w:rsidRPr="008625E2">
        <w:rPr>
          <w:rFonts w:ascii="Times New Roman" w:hAnsi="Times New Roman" w:cs="Times New Roman"/>
        </w:rPr>
        <w:t>Personnel shall be treated with dignity and respect and to work in an environment free from prohibited conduct as described above.</w:t>
      </w:r>
    </w:p>
    <w:p w14:paraId="0E87BB14" w14:textId="77777777" w:rsidR="004363C5" w:rsidRPr="008625E2" w:rsidRDefault="004363C5" w:rsidP="004363C5">
      <w:pPr>
        <w:spacing w:after="0"/>
        <w:jc w:val="both"/>
        <w:rPr>
          <w:rFonts w:ascii="Times New Roman" w:hAnsi="Times New Roman" w:cs="Times New Roman"/>
        </w:rPr>
      </w:pPr>
    </w:p>
    <w:p w14:paraId="4661308D" w14:textId="77777777" w:rsidR="004363C5" w:rsidRDefault="004363C5" w:rsidP="00185365">
      <w:pPr>
        <w:jc w:val="both"/>
        <w:rPr>
          <w:rFonts w:ascii="MS Mincho" w:eastAsia="MS Mincho" w:hAnsi="MS Mincho" w:cs="MS Mincho"/>
        </w:rPr>
      </w:pPr>
    </w:p>
    <w:p w14:paraId="3636F15A" w14:textId="77777777" w:rsidR="001C7E32" w:rsidRPr="00CF7B8D" w:rsidRDefault="001C7E32" w:rsidP="001C7E32">
      <w:pPr>
        <w:spacing w:after="0"/>
        <w:jc w:val="both"/>
        <w:rPr>
          <w:rFonts w:ascii="Times New Roman" w:hAnsi="Times New Roman" w:cs="Times New Roman"/>
          <w:b/>
          <w:sz w:val="24"/>
          <w:szCs w:val="24"/>
        </w:rPr>
      </w:pPr>
      <w:r w:rsidRPr="00CF7B8D">
        <w:rPr>
          <w:rFonts w:ascii="Times New Roman" w:hAnsi="Times New Roman" w:cs="Times New Roman"/>
          <w:b/>
          <w:sz w:val="24"/>
          <w:szCs w:val="24"/>
        </w:rPr>
        <w:t>SECTION 5: HONG KONG PROJECTS COMMITTEE</w:t>
      </w:r>
    </w:p>
    <w:p w14:paraId="74D5E8C7" w14:textId="77777777" w:rsidR="001C7E32" w:rsidRPr="00CF7B8D" w:rsidRDefault="001C7E32" w:rsidP="001C7E32">
      <w:pPr>
        <w:spacing w:after="0"/>
        <w:jc w:val="both"/>
        <w:rPr>
          <w:rFonts w:ascii="Times New Roman" w:hAnsi="Times New Roman" w:cs="Times New Roman"/>
          <w:b/>
        </w:rPr>
      </w:pPr>
    </w:p>
    <w:p w14:paraId="4D500763" w14:textId="77777777" w:rsidR="001C7E32" w:rsidRPr="00CF7B8D" w:rsidRDefault="001C7E32" w:rsidP="001C7E32">
      <w:pPr>
        <w:spacing w:after="0"/>
        <w:jc w:val="both"/>
        <w:rPr>
          <w:rFonts w:ascii="Times New Roman" w:hAnsi="Times New Roman" w:cs="Times New Roman"/>
          <w:b/>
        </w:rPr>
      </w:pPr>
      <w:r w:rsidRPr="00CF7B8D">
        <w:rPr>
          <w:rFonts w:ascii="Times New Roman" w:hAnsi="Times New Roman" w:cs="Times New Roman"/>
          <w:b/>
        </w:rPr>
        <w:t>5.1 Description and General Information</w:t>
      </w:r>
    </w:p>
    <w:p w14:paraId="12384CCA" w14:textId="77777777" w:rsidR="001C7E32" w:rsidRPr="00CF7B8D" w:rsidRDefault="001C7E32" w:rsidP="001C7E32">
      <w:pPr>
        <w:spacing w:after="0"/>
        <w:jc w:val="both"/>
        <w:rPr>
          <w:rFonts w:ascii="Times New Roman" w:hAnsi="Times New Roman" w:cs="Times New Roman"/>
          <w:b/>
        </w:rPr>
      </w:pPr>
    </w:p>
    <w:p w14:paraId="14E6A379" w14:textId="77777777" w:rsidR="001C7E32" w:rsidRPr="00CF7B8D" w:rsidRDefault="001C7E32" w:rsidP="001C7E32">
      <w:pPr>
        <w:spacing w:after="0"/>
        <w:jc w:val="both"/>
        <w:rPr>
          <w:rFonts w:ascii="Times New Roman" w:hAnsi="Times New Roman" w:cs="Times New Roman"/>
        </w:rPr>
      </w:pPr>
      <w:r w:rsidRPr="00CF7B8D">
        <w:rPr>
          <w:rFonts w:ascii="Times New Roman" w:hAnsi="Times New Roman" w:cs="Times New Roman"/>
        </w:rPr>
        <w:t xml:space="preserve">The Hong Kong Projects Committee (HKPC) was officially formed in February 2017. </w:t>
      </w:r>
    </w:p>
    <w:p w14:paraId="6F1A145F" w14:textId="77777777" w:rsidR="001C7E32" w:rsidRPr="00CF7B8D" w:rsidRDefault="001C7E32" w:rsidP="001C7E32">
      <w:pPr>
        <w:spacing w:after="0"/>
        <w:jc w:val="both"/>
        <w:rPr>
          <w:rFonts w:ascii="Times New Roman" w:hAnsi="Times New Roman" w:cs="Times New Roman"/>
        </w:rPr>
      </w:pPr>
      <w:r w:rsidRPr="00CF7B8D">
        <w:rPr>
          <w:rFonts w:ascii="Times New Roman" w:hAnsi="Times New Roman" w:cs="Times New Roman"/>
        </w:rPr>
        <w:t>The Committee aims to provide a service project platform in Hong Kong and to fill up the technical gaps in the local social services sector. The extent of beneficiaries through our service projects ranges from the local communities in need, social services organizations to individual disadvantaged people.</w:t>
      </w:r>
    </w:p>
    <w:p w14:paraId="568C8249" w14:textId="77777777" w:rsidR="001C7E32" w:rsidRPr="00CF7B8D" w:rsidRDefault="001C7E32" w:rsidP="001C7E32">
      <w:pPr>
        <w:spacing w:after="0"/>
        <w:jc w:val="both"/>
        <w:rPr>
          <w:rFonts w:ascii="Times New Roman" w:hAnsi="Times New Roman" w:cs="Times New Roman"/>
        </w:rPr>
      </w:pPr>
      <w:r w:rsidRPr="00CF7B8D">
        <w:rPr>
          <w:rFonts w:ascii="Times New Roman" w:hAnsi="Times New Roman" w:cs="Times New Roman"/>
          <w:noProof/>
          <w:lang w:val="en-US" w:eastAsia="en-US"/>
        </w:rPr>
        <w:drawing>
          <wp:inline distT="0" distB="0" distL="0" distR="0" wp14:anchorId="785BB449" wp14:editId="71203EC4">
            <wp:extent cx="5728335" cy="22948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35" cy="2294890"/>
                    </a:xfrm>
                    <a:prstGeom prst="rect">
                      <a:avLst/>
                    </a:prstGeom>
                    <a:noFill/>
                    <a:ln>
                      <a:noFill/>
                    </a:ln>
                  </pic:spPr>
                </pic:pic>
              </a:graphicData>
            </a:graphic>
          </wp:inline>
        </w:drawing>
      </w:r>
    </w:p>
    <w:p w14:paraId="676F1B6F" w14:textId="77777777" w:rsidR="001C7E32" w:rsidRPr="00CF7B8D" w:rsidRDefault="001C7E32" w:rsidP="001C7E32">
      <w:pPr>
        <w:pStyle w:val="Heading1"/>
        <w:spacing w:before="0"/>
        <w:jc w:val="both"/>
        <w:rPr>
          <w:rFonts w:ascii="Times New Roman" w:hAnsi="Times New Roman" w:cs="Times New Roman"/>
          <w:color w:val="auto"/>
          <w:sz w:val="22"/>
          <w:szCs w:val="22"/>
        </w:rPr>
      </w:pPr>
    </w:p>
    <w:p w14:paraId="2C7C6743" w14:textId="23D050D7" w:rsidR="001C7E32" w:rsidRDefault="00BE7422" w:rsidP="001C7E32">
      <w:pPr>
        <w:pStyle w:val="Heading1"/>
        <w:spacing w:before="0"/>
        <w:jc w:val="both"/>
        <w:rPr>
          <w:rFonts w:ascii="Times New Roman" w:hAnsi="Times New Roman" w:cs="Times New Roman"/>
          <w:b/>
          <w:color w:val="auto"/>
          <w:sz w:val="22"/>
          <w:szCs w:val="22"/>
        </w:rPr>
      </w:pPr>
      <w:r>
        <w:rPr>
          <w:rFonts w:ascii="Times New Roman" w:hAnsi="Times New Roman" w:cs="Times New Roman"/>
          <w:b/>
          <w:color w:val="auto"/>
          <w:sz w:val="22"/>
          <w:szCs w:val="22"/>
        </w:rPr>
        <w:t>5</w:t>
      </w:r>
      <w:r w:rsidR="001C7E32">
        <w:rPr>
          <w:rFonts w:ascii="Times New Roman" w:hAnsi="Times New Roman" w:cs="Times New Roman"/>
          <w:b/>
          <w:color w:val="auto"/>
          <w:sz w:val="22"/>
          <w:szCs w:val="22"/>
        </w:rPr>
        <w:t>.2</w:t>
      </w:r>
      <w:r w:rsidR="001C7E32" w:rsidRPr="00CF7B8D">
        <w:rPr>
          <w:rFonts w:ascii="Times New Roman" w:hAnsi="Times New Roman" w:cs="Times New Roman"/>
          <w:b/>
          <w:color w:val="auto"/>
          <w:sz w:val="22"/>
          <w:szCs w:val="22"/>
        </w:rPr>
        <w:t xml:space="preserve"> Objectives</w:t>
      </w:r>
    </w:p>
    <w:p w14:paraId="3B924B6F" w14:textId="77777777" w:rsidR="001C7E32" w:rsidRPr="00CF7B8D" w:rsidRDefault="001C7E32" w:rsidP="001C7E32">
      <w:pPr>
        <w:spacing w:after="0"/>
      </w:pPr>
    </w:p>
    <w:p w14:paraId="7664AFD9" w14:textId="77777777" w:rsidR="001C7E32" w:rsidRPr="00CF7B8D" w:rsidRDefault="001C7E32" w:rsidP="001C7E32">
      <w:pPr>
        <w:pStyle w:val="ListParagraph"/>
        <w:numPr>
          <w:ilvl w:val="0"/>
          <w:numId w:val="13"/>
        </w:numPr>
        <w:spacing w:after="0"/>
        <w:jc w:val="both"/>
        <w:rPr>
          <w:rFonts w:ascii="Times New Roman" w:hAnsi="Times New Roman" w:cs="Times New Roman"/>
        </w:rPr>
      </w:pPr>
      <w:r w:rsidRPr="00CF7B8D">
        <w:rPr>
          <w:rFonts w:ascii="Times New Roman" w:hAnsi="Times New Roman" w:cs="Times New Roman"/>
        </w:rPr>
        <w:t>To set up a platform to bridge the beneficiaries and competent volunteers;</w:t>
      </w:r>
    </w:p>
    <w:p w14:paraId="0FBAFF76" w14:textId="77777777" w:rsidR="001C7E32" w:rsidRPr="00CF7B8D" w:rsidRDefault="001C7E32" w:rsidP="001C7E32">
      <w:pPr>
        <w:pStyle w:val="ListParagraph"/>
        <w:numPr>
          <w:ilvl w:val="0"/>
          <w:numId w:val="13"/>
        </w:numPr>
        <w:spacing w:after="0"/>
        <w:jc w:val="both"/>
        <w:rPr>
          <w:rFonts w:ascii="Times New Roman" w:hAnsi="Times New Roman" w:cs="Times New Roman"/>
        </w:rPr>
      </w:pPr>
      <w:r w:rsidRPr="00CF7B8D">
        <w:rPr>
          <w:rFonts w:ascii="Times New Roman" w:hAnsi="Times New Roman" w:cs="Times New Roman"/>
        </w:rPr>
        <w:t>To provide direct and indirect engineering su</w:t>
      </w:r>
      <w:r>
        <w:rPr>
          <w:rFonts w:ascii="Times New Roman" w:hAnsi="Times New Roman" w:cs="Times New Roman"/>
        </w:rPr>
        <w:t xml:space="preserve">pports to the beneficiaries; </w:t>
      </w:r>
    </w:p>
    <w:p w14:paraId="13E70D70" w14:textId="77777777" w:rsidR="001C7E32" w:rsidRPr="00CF7B8D" w:rsidRDefault="001C7E32" w:rsidP="001C7E32">
      <w:pPr>
        <w:pStyle w:val="ListParagraph"/>
        <w:numPr>
          <w:ilvl w:val="0"/>
          <w:numId w:val="13"/>
        </w:numPr>
        <w:spacing w:after="0"/>
        <w:jc w:val="both"/>
        <w:rPr>
          <w:rFonts w:ascii="Times New Roman" w:hAnsi="Times New Roman" w:cs="Times New Roman"/>
        </w:rPr>
      </w:pPr>
      <w:r w:rsidRPr="00CF7B8D">
        <w:rPr>
          <w:rFonts w:ascii="Times New Roman" w:hAnsi="Times New Roman" w:cs="Times New Roman"/>
        </w:rPr>
        <w:t>To provide engineering support to the communities with emergency technical needs</w:t>
      </w:r>
    </w:p>
    <w:p w14:paraId="21FB44AD" w14:textId="77777777" w:rsidR="001C7E32" w:rsidRPr="00CF7B8D" w:rsidRDefault="001C7E32" w:rsidP="001C7E32">
      <w:pPr>
        <w:spacing w:after="0"/>
        <w:jc w:val="both"/>
        <w:rPr>
          <w:rFonts w:ascii="Times New Roman" w:hAnsi="Times New Roman" w:cs="Times New Roman"/>
        </w:rPr>
      </w:pPr>
    </w:p>
    <w:p w14:paraId="3F866329" w14:textId="41007D44" w:rsidR="001C7E32" w:rsidRPr="00CF7B8D" w:rsidRDefault="00BE7422" w:rsidP="001C7E32">
      <w:pPr>
        <w:pStyle w:val="Heading1"/>
        <w:spacing w:before="0"/>
        <w:jc w:val="both"/>
        <w:rPr>
          <w:rFonts w:ascii="Times New Roman" w:hAnsi="Times New Roman" w:cs="Times New Roman"/>
          <w:b/>
          <w:color w:val="auto"/>
          <w:sz w:val="22"/>
          <w:szCs w:val="22"/>
        </w:rPr>
      </w:pPr>
      <w:r>
        <w:rPr>
          <w:rFonts w:ascii="Times New Roman" w:hAnsi="Times New Roman" w:cs="Times New Roman"/>
          <w:b/>
          <w:color w:val="auto"/>
          <w:sz w:val="22"/>
          <w:szCs w:val="22"/>
        </w:rPr>
        <w:t>5</w:t>
      </w:r>
      <w:r w:rsidR="001C7E32">
        <w:rPr>
          <w:rFonts w:ascii="Times New Roman" w:hAnsi="Times New Roman" w:cs="Times New Roman"/>
          <w:b/>
          <w:color w:val="auto"/>
          <w:sz w:val="22"/>
          <w:szCs w:val="22"/>
        </w:rPr>
        <w:t>.3</w:t>
      </w:r>
      <w:r w:rsidR="001C7E32" w:rsidRPr="00CF7B8D">
        <w:rPr>
          <w:rFonts w:ascii="Times New Roman" w:hAnsi="Times New Roman" w:cs="Times New Roman"/>
          <w:b/>
          <w:color w:val="auto"/>
          <w:sz w:val="22"/>
          <w:szCs w:val="22"/>
        </w:rPr>
        <w:t xml:space="preserve"> Core Value</w:t>
      </w:r>
      <w:r w:rsidR="001C7E32">
        <w:rPr>
          <w:rFonts w:ascii="Times New Roman" w:hAnsi="Times New Roman" w:cs="Times New Roman"/>
          <w:b/>
          <w:color w:val="auto"/>
          <w:sz w:val="22"/>
          <w:szCs w:val="22"/>
        </w:rPr>
        <w:t>s</w:t>
      </w:r>
    </w:p>
    <w:p w14:paraId="2196EC38" w14:textId="77777777" w:rsidR="001C7E32" w:rsidRPr="00CF7B8D" w:rsidRDefault="001C7E32" w:rsidP="001C7E32">
      <w:pPr>
        <w:spacing w:after="0"/>
        <w:jc w:val="both"/>
        <w:rPr>
          <w:rFonts w:ascii="Times New Roman" w:hAnsi="Times New Roman" w:cs="Times New Roman"/>
        </w:rPr>
      </w:pPr>
      <w:r w:rsidRPr="00CF7B8D">
        <w:rPr>
          <w:rFonts w:ascii="Times New Roman" w:hAnsi="Times New Roman" w:cs="Times New Roman"/>
        </w:rPr>
        <w:t>Quality, Teamwork, Social Bonding, Connecting with Stakeholders</w:t>
      </w:r>
    </w:p>
    <w:p w14:paraId="35F0EF65" w14:textId="77777777" w:rsidR="001C7E32" w:rsidRPr="00CF7B8D" w:rsidRDefault="001C7E32" w:rsidP="001C7E32">
      <w:pPr>
        <w:spacing w:after="0"/>
        <w:jc w:val="both"/>
        <w:rPr>
          <w:rFonts w:ascii="Times New Roman" w:hAnsi="Times New Roman" w:cs="Times New Roman"/>
        </w:rPr>
      </w:pPr>
    </w:p>
    <w:p w14:paraId="771CC15E" w14:textId="036B926B" w:rsidR="001C7E32" w:rsidRPr="00CF7B8D" w:rsidRDefault="00BE7422" w:rsidP="001C7E32">
      <w:pPr>
        <w:pStyle w:val="Heading1"/>
        <w:spacing w:before="0"/>
        <w:jc w:val="both"/>
        <w:rPr>
          <w:rFonts w:ascii="Times New Roman" w:hAnsi="Times New Roman" w:cs="Times New Roman"/>
          <w:b/>
          <w:color w:val="auto"/>
          <w:sz w:val="22"/>
          <w:szCs w:val="22"/>
        </w:rPr>
      </w:pPr>
      <w:r>
        <w:rPr>
          <w:rFonts w:ascii="Times New Roman" w:hAnsi="Times New Roman" w:cs="Times New Roman"/>
          <w:b/>
          <w:color w:val="auto"/>
          <w:sz w:val="22"/>
          <w:szCs w:val="22"/>
        </w:rPr>
        <w:t>5</w:t>
      </w:r>
      <w:r w:rsidR="001C7E32">
        <w:rPr>
          <w:rFonts w:ascii="Times New Roman" w:hAnsi="Times New Roman" w:cs="Times New Roman"/>
          <w:b/>
          <w:color w:val="auto"/>
          <w:sz w:val="22"/>
          <w:szCs w:val="22"/>
        </w:rPr>
        <w:t>.4</w:t>
      </w:r>
      <w:r w:rsidR="001C7E32" w:rsidRPr="00CF7B8D">
        <w:rPr>
          <w:rFonts w:ascii="Times New Roman" w:hAnsi="Times New Roman" w:cs="Times New Roman"/>
          <w:b/>
          <w:color w:val="auto"/>
          <w:sz w:val="22"/>
          <w:szCs w:val="22"/>
        </w:rPr>
        <w:t xml:space="preserve"> Structure</w:t>
      </w:r>
    </w:p>
    <w:p w14:paraId="25331E86" w14:textId="77777777" w:rsidR="001C7E32" w:rsidRDefault="001C7E32" w:rsidP="001C7E32">
      <w:pPr>
        <w:spacing w:after="0"/>
        <w:jc w:val="both"/>
        <w:rPr>
          <w:rFonts w:ascii="Times New Roman" w:hAnsi="Times New Roman" w:cs="Times New Roman"/>
        </w:rPr>
      </w:pPr>
      <w:r w:rsidRPr="00CF7B8D">
        <w:rPr>
          <w:rFonts w:ascii="Times New Roman" w:hAnsi="Times New Roman" w:cs="Times New Roman"/>
        </w:rPr>
        <w:t>HKPC is led by a Committee Chairman, directly appointed by EWB-HK Board of Directors. The appointment remains e</w:t>
      </w:r>
      <w:r>
        <w:rPr>
          <w:rFonts w:ascii="Times New Roman" w:hAnsi="Times New Roman" w:cs="Times New Roman"/>
        </w:rPr>
        <w:t>ffective until Chairman resigns</w:t>
      </w:r>
      <w:r w:rsidRPr="00CF7B8D">
        <w:rPr>
          <w:rFonts w:ascii="Times New Roman" w:hAnsi="Times New Roman" w:cs="Times New Roman"/>
        </w:rPr>
        <w:t xml:space="preserve"> or is replaced by the Board of Directors, via written notification. Committee Chairman determines the co</w:t>
      </w:r>
      <w:r>
        <w:rPr>
          <w:rFonts w:ascii="Times New Roman" w:hAnsi="Times New Roman" w:cs="Times New Roman"/>
        </w:rPr>
        <w:t>mposition of the Committee and the Committee members and officers. Among these he/she shall appoint a group of volunteer,</w:t>
      </w:r>
      <w:r>
        <w:rPr>
          <w:rFonts w:ascii="Times New Roman" w:hAnsi="Times New Roman" w:cs="Times New Roman" w:hint="eastAsia"/>
        </w:rPr>
        <w:t xml:space="preserve"> including</w:t>
      </w:r>
      <w:r>
        <w:rPr>
          <w:rFonts w:ascii="Times New Roman" w:hAnsi="Times New Roman" w:cs="Times New Roman"/>
        </w:rPr>
        <w:t>:</w:t>
      </w:r>
    </w:p>
    <w:p w14:paraId="3526B965" w14:textId="77777777" w:rsidR="001C7E32" w:rsidRDefault="001C7E32" w:rsidP="001C7E32">
      <w:pPr>
        <w:spacing w:after="0"/>
        <w:jc w:val="both"/>
        <w:rPr>
          <w:rFonts w:ascii="Times New Roman" w:hAnsi="Times New Roman" w:cs="Times New Roman"/>
        </w:rPr>
      </w:pPr>
    </w:p>
    <w:p w14:paraId="29A332CE" w14:textId="77777777" w:rsidR="001C7E32" w:rsidRDefault="001C7E32" w:rsidP="001C7E32">
      <w:pPr>
        <w:pStyle w:val="ListParagraph"/>
        <w:numPr>
          <w:ilvl w:val="0"/>
          <w:numId w:val="14"/>
        </w:numPr>
        <w:spacing w:after="0"/>
        <w:jc w:val="both"/>
        <w:rPr>
          <w:rFonts w:ascii="Times New Roman" w:hAnsi="Times New Roman" w:cs="Times New Roman"/>
        </w:rPr>
      </w:pPr>
      <w:r>
        <w:rPr>
          <w:rFonts w:ascii="Times New Roman" w:hAnsi="Times New Roman" w:cs="Times New Roman" w:hint="eastAsia"/>
        </w:rPr>
        <w:t xml:space="preserve">General </w:t>
      </w:r>
      <w:r>
        <w:rPr>
          <w:rFonts w:ascii="Times New Roman" w:hAnsi="Times New Roman" w:cs="Times New Roman"/>
        </w:rPr>
        <w:t>Secretar</w:t>
      </w:r>
      <w:r>
        <w:rPr>
          <w:rFonts w:ascii="Times New Roman" w:hAnsi="Times New Roman" w:cs="Times New Roman" w:hint="eastAsia"/>
        </w:rPr>
        <w:t>y</w:t>
      </w:r>
    </w:p>
    <w:p w14:paraId="74E0DDE0" w14:textId="77777777" w:rsidR="001C7E32" w:rsidRDefault="001C7E32" w:rsidP="001C7E32">
      <w:pPr>
        <w:pStyle w:val="ListParagraph"/>
        <w:numPr>
          <w:ilvl w:val="0"/>
          <w:numId w:val="14"/>
        </w:numPr>
        <w:spacing w:after="0"/>
        <w:jc w:val="both"/>
        <w:rPr>
          <w:rFonts w:ascii="Times New Roman" w:hAnsi="Times New Roman" w:cs="Times New Roman"/>
        </w:rPr>
      </w:pPr>
      <w:r w:rsidRPr="00CF7B8D">
        <w:rPr>
          <w:rFonts w:ascii="Times New Roman" w:hAnsi="Times New Roman" w:cs="Times New Roman" w:hint="eastAsia"/>
        </w:rPr>
        <w:t>Financial Secretary</w:t>
      </w:r>
      <w:r w:rsidRPr="00CF7B8D">
        <w:rPr>
          <w:rFonts w:ascii="Times New Roman" w:hAnsi="Times New Roman" w:cs="Times New Roman"/>
        </w:rPr>
        <w:t xml:space="preserve"> </w:t>
      </w:r>
    </w:p>
    <w:p w14:paraId="71ACE0CB" w14:textId="77777777" w:rsidR="001C7E32" w:rsidRPr="00CF7B8D" w:rsidRDefault="001C7E32" w:rsidP="001C7E32">
      <w:pPr>
        <w:pStyle w:val="ListParagraph"/>
        <w:numPr>
          <w:ilvl w:val="0"/>
          <w:numId w:val="14"/>
        </w:numPr>
        <w:spacing w:after="0"/>
        <w:jc w:val="both"/>
        <w:rPr>
          <w:rFonts w:ascii="Times New Roman" w:hAnsi="Times New Roman" w:cs="Times New Roman"/>
        </w:rPr>
      </w:pPr>
      <w:r>
        <w:rPr>
          <w:rFonts w:ascii="Times New Roman" w:hAnsi="Times New Roman" w:cs="Times New Roman"/>
        </w:rPr>
        <w:t>Relationship Manager</w:t>
      </w:r>
    </w:p>
    <w:p w14:paraId="1038C6DB" w14:textId="77777777" w:rsidR="001C7E32" w:rsidRDefault="001C7E32" w:rsidP="001C7E32">
      <w:pPr>
        <w:spacing w:after="0"/>
        <w:jc w:val="both"/>
        <w:rPr>
          <w:rFonts w:ascii="Times New Roman" w:hAnsi="Times New Roman" w:cs="Times New Roman"/>
        </w:rPr>
      </w:pPr>
    </w:p>
    <w:p w14:paraId="6D3183D1" w14:textId="77777777" w:rsidR="001C7E32" w:rsidRDefault="001C7E32" w:rsidP="001C7E32">
      <w:pPr>
        <w:spacing w:after="0"/>
        <w:jc w:val="both"/>
        <w:rPr>
          <w:rFonts w:ascii="Times New Roman" w:hAnsi="Times New Roman" w:cs="Times New Roman"/>
        </w:rPr>
      </w:pPr>
      <w:r>
        <w:rPr>
          <w:rFonts w:ascii="Times New Roman" w:hAnsi="Times New Roman" w:cs="Times New Roman"/>
        </w:rPr>
        <w:t xml:space="preserve">Roles of </w:t>
      </w:r>
      <w:r>
        <w:rPr>
          <w:rFonts w:ascii="Times New Roman" w:hAnsi="Times New Roman" w:cs="Times New Roman" w:hint="eastAsia"/>
        </w:rPr>
        <w:t>major</w:t>
      </w:r>
      <w:r>
        <w:rPr>
          <w:rFonts w:ascii="Times New Roman" w:hAnsi="Times New Roman" w:cs="Times New Roman"/>
        </w:rPr>
        <w:t xml:space="preserve"> positions are defined as following:</w:t>
      </w:r>
    </w:p>
    <w:p w14:paraId="1F9AD4FA" w14:textId="77777777" w:rsidR="001C7E32" w:rsidRDefault="001C7E32" w:rsidP="001C7E32">
      <w:pPr>
        <w:spacing w:after="0"/>
        <w:jc w:val="both"/>
        <w:rPr>
          <w:rFonts w:ascii="Times New Roman" w:hAnsi="Times New Roman" w:cs="Times New Roman"/>
        </w:rPr>
      </w:pPr>
    </w:p>
    <w:p w14:paraId="11E92B9A"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Chairman </w:t>
      </w:r>
      <w:r>
        <w:rPr>
          <w:rFonts w:ascii="Times New Roman" w:hAnsi="Times New Roman" w:cs="Times New Roman"/>
        </w:rPr>
        <w:tab/>
        <w:t>1.</w:t>
      </w:r>
      <w:r>
        <w:rPr>
          <w:rFonts w:ascii="Times New Roman" w:hAnsi="Times New Roman" w:cs="Times New Roman" w:hint="eastAsia"/>
        </w:rPr>
        <w:tab/>
      </w:r>
      <w:r>
        <w:rPr>
          <w:rFonts w:ascii="Times New Roman" w:hAnsi="Times New Roman" w:cs="Times New Roman"/>
        </w:rPr>
        <w:t>Overall leadership of the Committee</w:t>
      </w:r>
    </w:p>
    <w:p w14:paraId="393A6FF0"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2.</w:t>
      </w:r>
      <w:r>
        <w:rPr>
          <w:rFonts w:ascii="Times New Roman" w:hAnsi="Times New Roman" w:cs="Times New Roman" w:hint="eastAsia"/>
        </w:rPr>
        <w:tab/>
      </w:r>
      <w:r>
        <w:rPr>
          <w:rFonts w:ascii="Times New Roman" w:hAnsi="Times New Roman" w:cs="Times New Roman"/>
        </w:rPr>
        <w:t>Develop and maintain Committee Annual Plan</w:t>
      </w:r>
    </w:p>
    <w:p w14:paraId="11E51E7C"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3.</w:t>
      </w:r>
      <w:r>
        <w:rPr>
          <w:rFonts w:ascii="Times New Roman" w:hAnsi="Times New Roman" w:cs="Times New Roman" w:hint="eastAsia"/>
        </w:rPr>
        <w:tab/>
      </w:r>
      <w:r>
        <w:rPr>
          <w:rFonts w:ascii="Times New Roman" w:hAnsi="Times New Roman" w:cs="Times New Roman"/>
        </w:rPr>
        <w:t xml:space="preserve">Supervise overall operations to fulfil missions and objectives of </w:t>
      </w:r>
      <w:r>
        <w:rPr>
          <w:rFonts w:ascii="Times New Roman" w:hAnsi="Times New Roman" w:cs="Times New Roman"/>
        </w:rPr>
        <w:tab/>
      </w:r>
      <w:r>
        <w:rPr>
          <w:rFonts w:ascii="Times New Roman" w:hAnsi="Times New Roman" w:cs="Times New Roman"/>
        </w:rPr>
        <w:tab/>
        <w:t>the Committee</w:t>
      </w:r>
    </w:p>
    <w:p w14:paraId="1DCF3BCA" w14:textId="77777777" w:rsidR="001C7E32" w:rsidRDefault="001C7E32" w:rsidP="001C7E32">
      <w:pPr>
        <w:tabs>
          <w:tab w:val="left" w:pos="2127"/>
        </w:tabs>
        <w:spacing w:after="0"/>
        <w:jc w:val="both"/>
        <w:rPr>
          <w:rFonts w:ascii="Times New Roman" w:hAnsi="Times New Roman" w:cs="Times New Roman"/>
        </w:rPr>
      </w:pPr>
    </w:p>
    <w:p w14:paraId="32356576"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hint="eastAsia"/>
        </w:rPr>
        <w:t xml:space="preserve">General </w:t>
      </w:r>
      <w:r>
        <w:rPr>
          <w:rFonts w:ascii="Times New Roman" w:hAnsi="Times New Roman" w:cs="Times New Roman"/>
        </w:rPr>
        <w:t>Secretary</w:t>
      </w:r>
      <w:r>
        <w:rPr>
          <w:rFonts w:ascii="Times New Roman" w:hAnsi="Times New Roman" w:cs="Times New Roman"/>
        </w:rPr>
        <w:tab/>
        <w:t>1.</w:t>
      </w:r>
      <w:r>
        <w:rPr>
          <w:rFonts w:ascii="Times New Roman" w:hAnsi="Times New Roman" w:cs="Times New Roman" w:hint="eastAsia"/>
        </w:rPr>
        <w:tab/>
      </w:r>
      <w:r>
        <w:rPr>
          <w:rFonts w:ascii="Times New Roman" w:hAnsi="Times New Roman" w:cs="Times New Roman"/>
        </w:rPr>
        <w:t>Convene Committee meetings</w:t>
      </w:r>
    </w:p>
    <w:p w14:paraId="458238BB"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lastRenderedPageBreak/>
        <w:tab/>
        <w:t>2.</w:t>
      </w:r>
      <w:r>
        <w:rPr>
          <w:rFonts w:ascii="Times New Roman" w:hAnsi="Times New Roman" w:cs="Times New Roman" w:hint="eastAsia"/>
        </w:rPr>
        <w:tab/>
      </w:r>
      <w:r>
        <w:rPr>
          <w:rFonts w:ascii="Times New Roman" w:hAnsi="Times New Roman" w:cs="Times New Roman"/>
        </w:rPr>
        <w:t>Maintain and update Committee Member list, CV of instructors,</w:t>
      </w:r>
      <w:r>
        <w:rPr>
          <w:rFonts w:ascii="Times New Roman" w:hAnsi="Times New Roman" w:cs="Times New Roman"/>
        </w:rPr>
        <w:tab/>
      </w:r>
      <w:r>
        <w:rPr>
          <w:rFonts w:ascii="Times New Roman" w:hAnsi="Times New Roman" w:cs="Times New Roman" w:hint="eastAsia"/>
        </w:rPr>
        <w:tab/>
      </w:r>
      <w:r>
        <w:rPr>
          <w:rFonts w:ascii="Times New Roman" w:hAnsi="Times New Roman" w:cs="Times New Roman"/>
        </w:rPr>
        <w:t>trainers, advisors, etc.</w:t>
      </w:r>
    </w:p>
    <w:p w14:paraId="2FC7481C"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3.</w:t>
      </w:r>
      <w:r>
        <w:rPr>
          <w:rFonts w:ascii="Times New Roman" w:hAnsi="Times New Roman" w:cs="Times New Roman" w:hint="eastAsia"/>
        </w:rPr>
        <w:tab/>
      </w:r>
      <w:r>
        <w:rPr>
          <w:rFonts w:ascii="Times New Roman" w:hAnsi="Times New Roman" w:cs="Times New Roman"/>
        </w:rPr>
        <w:t>General Secretarial work</w:t>
      </w:r>
    </w:p>
    <w:p w14:paraId="0B261C69"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4.</w:t>
      </w:r>
      <w:r>
        <w:rPr>
          <w:rFonts w:ascii="Times New Roman" w:hAnsi="Times New Roman" w:cs="Times New Roman" w:hint="eastAsia"/>
        </w:rPr>
        <w:tab/>
      </w:r>
      <w:r>
        <w:rPr>
          <w:rFonts w:ascii="Times New Roman" w:hAnsi="Times New Roman" w:cs="Times New Roman"/>
        </w:rPr>
        <w:t>Ensure compliance to the Personal Data (Privacy) Ordinance</w:t>
      </w:r>
    </w:p>
    <w:p w14:paraId="501CB180" w14:textId="77777777" w:rsidR="001C7E32" w:rsidRDefault="001C7E32" w:rsidP="001C7E32">
      <w:pPr>
        <w:tabs>
          <w:tab w:val="left" w:pos="2127"/>
          <w:tab w:val="left" w:pos="2410"/>
        </w:tabs>
        <w:spacing w:after="0"/>
        <w:jc w:val="both"/>
        <w:rPr>
          <w:rFonts w:ascii="Times New Roman" w:hAnsi="Times New Roman" w:cs="Times New Roman"/>
        </w:rPr>
      </w:pPr>
    </w:p>
    <w:p w14:paraId="77D24EAB"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hint="eastAsia"/>
        </w:rPr>
        <w:t>Financial Secretary</w:t>
      </w:r>
      <w:r>
        <w:rPr>
          <w:rFonts w:ascii="Times New Roman" w:hAnsi="Times New Roman" w:cs="Times New Roman"/>
        </w:rPr>
        <w:tab/>
        <w:t>1.</w:t>
      </w:r>
      <w:r>
        <w:rPr>
          <w:rFonts w:ascii="Times New Roman" w:hAnsi="Times New Roman" w:cs="Times New Roman" w:hint="eastAsia"/>
        </w:rPr>
        <w:tab/>
      </w:r>
      <w:r>
        <w:rPr>
          <w:rFonts w:ascii="Times New Roman" w:hAnsi="Times New Roman" w:cs="Times New Roman"/>
        </w:rPr>
        <w:t>Keeping full and accurate records of all financial transactions for</w:t>
      </w:r>
      <w:r>
        <w:rPr>
          <w:rFonts w:ascii="Times New Roman" w:hAnsi="Times New Roman" w:cs="Times New Roman"/>
        </w:rPr>
        <w:tab/>
      </w:r>
      <w:r>
        <w:rPr>
          <w:rFonts w:ascii="Times New Roman" w:hAnsi="Times New Roman" w:cs="Times New Roman"/>
        </w:rPr>
        <w:tab/>
        <w:t>the Committee</w:t>
      </w:r>
    </w:p>
    <w:p w14:paraId="5A20E7C9"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2.</w:t>
      </w:r>
      <w:r>
        <w:rPr>
          <w:rFonts w:ascii="Times New Roman" w:hAnsi="Times New Roman" w:cs="Times New Roman" w:hint="eastAsia"/>
        </w:rPr>
        <w:tab/>
      </w:r>
      <w:r>
        <w:rPr>
          <w:rFonts w:ascii="Times New Roman" w:hAnsi="Times New Roman" w:cs="Times New Roman"/>
        </w:rPr>
        <w:t xml:space="preserve">Present a full financial report in EWB-HK Annual General </w:t>
      </w:r>
    </w:p>
    <w:p w14:paraId="3B68F8FD"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rPr>
        <w:t>Meeting</w:t>
      </w:r>
    </w:p>
    <w:p w14:paraId="4524DC20"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3.</w:t>
      </w:r>
      <w:r>
        <w:rPr>
          <w:rFonts w:ascii="Times New Roman" w:hAnsi="Times New Roman" w:cs="Times New Roman" w:hint="eastAsia"/>
        </w:rPr>
        <w:tab/>
      </w:r>
      <w:r>
        <w:rPr>
          <w:rFonts w:ascii="Times New Roman" w:hAnsi="Times New Roman" w:cs="Times New Roman"/>
        </w:rPr>
        <w:t>Manage sponsorship and donations</w:t>
      </w:r>
    </w:p>
    <w:p w14:paraId="321D85C7" w14:textId="77777777" w:rsidR="001C7E32" w:rsidRDefault="001C7E32" w:rsidP="001C7E32">
      <w:pPr>
        <w:tabs>
          <w:tab w:val="left" w:pos="2127"/>
          <w:tab w:val="left" w:pos="2410"/>
        </w:tabs>
        <w:spacing w:after="0"/>
        <w:jc w:val="both"/>
        <w:rPr>
          <w:rFonts w:ascii="Times New Roman" w:hAnsi="Times New Roman" w:cs="Times New Roman"/>
        </w:rPr>
      </w:pPr>
      <w:r>
        <w:rPr>
          <w:rFonts w:ascii="Times New Roman" w:hAnsi="Times New Roman" w:cs="Times New Roman"/>
        </w:rPr>
        <w:tab/>
        <w:t>4.</w:t>
      </w:r>
      <w:r>
        <w:rPr>
          <w:rFonts w:ascii="Times New Roman" w:hAnsi="Times New Roman" w:cs="Times New Roman" w:hint="eastAsia"/>
        </w:rPr>
        <w:tab/>
      </w:r>
      <w:r>
        <w:rPr>
          <w:rFonts w:ascii="Times New Roman" w:hAnsi="Times New Roman" w:cs="Times New Roman"/>
        </w:rPr>
        <w:t>Effect payments on behalf of the committee</w:t>
      </w:r>
    </w:p>
    <w:p w14:paraId="31A1E814" w14:textId="77777777" w:rsidR="001C7E32" w:rsidRPr="00CF7B8D" w:rsidRDefault="001C7E32" w:rsidP="001C7E32">
      <w:pPr>
        <w:spacing w:after="0"/>
        <w:jc w:val="both"/>
        <w:rPr>
          <w:rFonts w:ascii="Times New Roman" w:hAnsi="Times New Roman" w:cs="Times New Roman"/>
        </w:rPr>
      </w:pPr>
    </w:p>
    <w:p w14:paraId="2B51175E" w14:textId="77777777" w:rsidR="001C7E32" w:rsidRPr="00CF7B8D" w:rsidRDefault="001C7E32" w:rsidP="001C7E32">
      <w:pPr>
        <w:spacing w:after="0"/>
        <w:jc w:val="both"/>
        <w:rPr>
          <w:rFonts w:ascii="Times New Roman" w:hAnsi="Times New Roman" w:cs="Times New Roman"/>
        </w:rPr>
      </w:pPr>
    </w:p>
    <w:p w14:paraId="60FA2B4B" w14:textId="77777777" w:rsidR="001C7E32" w:rsidRPr="00CF7B8D" w:rsidRDefault="001C7E32" w:rsidP="001C7E32">
      <w:pPr>
        <w:spacing w:after="0"/>
        <w:jc w:val="both"/>
        <w:rPr>
          <w:rFonts w:ascii="Times New Roman" w:hAnsi="Times New Roman" w:cs="Times New Roman"/>
        </w:rPr>
      </w:pPr>
      <w:r w:rsidRPr="00CF7B8D">
        <w:rPr>
          <w:rFonts w:ascii="Times New Roman" w:hAnsi="Times New Roman" w:cs="Times New Roman"/>
        </w:rPr>
        <w:t>The updated HKPC Committee Members List with relative functions is in Appendix 5.4.1</w:t>
      </w:r>
    </w:p>
    <w:p w14:paraId="0C818A60" w14:textId="77777777" w:rsidR="00765F6C" w:rsidRPr="0064540A" w:rsidRDefault="00765F6C" w:rsidP="00765F6C">
      <w:pPr>
        <w:pStyle w:val="Heading1"/>
        <w:rPr>
          <w:rFonts w:ascii="Times New Roman" w:hAnsi="Times New Roman" w:cs="Times New Roman"/>
          <w:b/>
          <w:color w:val="auto"/>
          <w:sz w:val="24"/>
          <w:szCs w:val="24"/>
        </w:rPr>
      </w:pPr>
      <w:bookmarkStart w:id="7" w:name="_Toc505184268"/>
      <w:r w:rsidRPr="00B36D3C">
        <w:rPr>
          <w:rFonts w:ascii="Times New Roman" w:hAnsi="Times New Roman" w:cs="Times New Roman"/>
          <w:b/>
          <w:color w:val="auto"/>
          <w:sz w:val="24"/>
          <w:szCs w:val="24"/>
        </w:rPr>
        <w:t xml:space="preserve">SECTION </w:t>
      </w:r>
      <w:r>
        <w:rPr>
          <w:rFonts w:ascii="Times New Roman" w:hAnsi="Times New Roman" w:cs="Times New Roman" w:hint="eastAsia"/>
          <w:b/>
          <w:color w:val="auto"/>
          <w:sz w:val="24"/>
          <w:szCs w:val="24"/>
        </w:rPr>
        <w:t>6</w:t>
      </w:r>
      <w:r w:rsidRPr="00B36D3C">
        <w:rPr>
          <w:rFonts w:ascii="Times New Roman" w:hAnsi="Times New Roman" w:cs="Times New Roman"/>
          <w:b/>
          <w:color w:val="auto"/>
          <w:sz w:val="24"/>
          <w:szCs w:val="24"/>
        </w:rPr>
        <w:t xml:space="preserve">: </w:t>
      </w:r>
      <w:bookmarkEnd w:id="7"/>
      <w:r>
        <w:rPr>
          <w:rFonts w:ascii="Times New Roman" w:hAnsi="Times New Roman" w:cs="Times New Roman" w:hint="eastAsia"/>
          <w:b/>
          <w:color w:val="auto"/>
          <w:sz w:val="24"/>
          <w:szCs w:val="24"/>
          <w:lang w:eastAsia="zh-HK"/>
        </w:rPr>
        <w:t>OV</w:t>
      </w:r>
      <w:r>
        <w:rPr>
          <w:rFonts w:ascii="Times New Roman" w:hAnsi="Times New Roman" w:cs="Times New Roman"/>
          <w:b/>
          <w:color w:val="auto"/>
          <w:sz w:val="24"/>
          <w:szCs w:val="24"/>
          <w:lang w:eastAsia="zh-HK"/>
        </w:rPr>
        <w:t>ERSEAS PROJECTS</w:t>
      </w:r>
    </w:p>
    <w:p w14:paraId="60A62BFC" w14:textId="77777777" w:rsidR="00765F6C" w:rsidRDefault="00765F6C" w:rsidP="00765F6C">
      <w:pPr>
        <w:jc w:val="both"/>
        <w:rPr>
          <w:rFonts w:ascii="Times New Roman" w:hAnsi="Times New Roman" w:cs="Times New Roman"/>
        </w:rPr>
      </w:pPr>
    </w:p>
    <w:p w14:paraId="61F25BB4" w14:textId="77777777" w:rsidR="00765F6C" w:rsidRDefault="00765F6C" w:rsidP="00765F6C">
      <w:pPr>
        <w:jc w:val="both"/>
        <w:rPr>
          <w:rFonts w:ascii="Times New Roman" w:hAnsi="Times New Roman" w:cs="Times New Roman"/>
          <w:b/>
        </w:rPr>
      </w:pPr>
      <w:r>
        <w:rPr>
          <w:rFonts w:ascii="Times New Roman" w:hAnsi="Times New Roman" w:cs="Times New Roman"/>
          <w:b/>
        </w:rPr>
        <w:t>6.1 Description and General Information</w:t>
      </w:r>
    </w:p>
    <w:p w14:paraId="29B4FD95" w14:textId="77777777" w:rsidR="00765F6C" w:rsidRDefault="00765F6C" w:rsidP="00765F6C">
      <w:pPr>
        <w:spacing w:after="0"/>
        <w:jc w:val="both"/>
        <w:rPr>
          <w:rFonts w:ascii="Times New Roman" w:hAnsi="Times New Roman" w:cs="Times New Roman"/>
        </w:rPr>
      </w:pPr>
      <w:r>
        <w:rPr>
          <w:rFonts w:ascii="Times New Roman" w:hAnsi="Times New Roman" w:cs="Times New Roman" w:hint="eastAsia"/>
        </w:rPr>
        <w:t>The Overseas Projects Committee (</w:t>
      </w:r>
      <w:r w:rsidRPr="00383DDE">
        <w:rPr>
          <w:rFonts w:ascii="Times New Roman" w:hAnsi="Times New Roman" w:cs="Times New Roman" w:hint="eastAsia"/>
        </w:rPr>
        <w:t>OPC</w:t>
      </w:r>
      <w:r>
        <w:rPr>
          <w:rFonts w:ascii="Times New Roman" w:hAnsi="Times New Roman" w:cs="Times New Roman" w:hint="eastAsia"/>
        </w:rPr>
        <w:t>) was officially formed in January 2018.</w:t>
      </w:r>
      <w:r w:rsidRPr="00F67656">
        <w:rPr>
          <w:rFonts w:ascii="Times New Roman" w:hAnsi="Times New Roman" w:cs="Times New Roman" w:hint="eastAsia"/>
        </w:rPr>
        <w:t xml:space="preserve"> </w:t>
      </w:r>
    </w:p>
    <w:p w14:paraId="1F70F3E7" w14:textId="77777777" w:rsidR="00765F6C" w:rsidRDefault="00765F6C" w:rsidP="00765F6C">
      <w:pPr>
        <w:spacing w:after="0"/>
        <w:jc w:val="both"/>
        <w:rPr>
          <w:rFonts w:ascii="Times New Roman" w:hAnsi="Times New Roman" w:cs="Times New Roman"/>
        </w:rPr>
      </w:pPr>
      <w:r>
        <w:rPr>
          <w:rFonts w:ascii="Times New Roman" w:hAnsi="Times New Roman" w:cs="Times New Roman" w:hint="eastAsia"/>
        </w:rPr>
        <w:t>The Committee</w:t>
      </w:r>
      <w:r w:rsidRPr="00383DDE">
        <w:rPr>
          <w:rFonts w:ascii="Times New Roman" w:hAnsi="Times New Roman" w:cs="Times New Roman" w:hint="eastAsia"/>
        </w:rPr>
        <w:t xml:space="preserve"> is a group of members/ volunteers that </w:t>
      </w:r>
      <w:r>
        <w:rPr>
          <w:rFonts w:ascii="Times New Roman" w:hAnsi="Times New Roman" w:cs="Times New Roman" w:hint="eastAsia"/>
        </w:rPr>
        <w:t>aim to provide a service to overseas</w:t>
      </w:r>
      <w:r>
        <w:rPr>
          <w:rFonts w:ascii="Times New Roman" w:hAnsi="Times New Roman" w:cs="Times New Roman"/>
        </w:rPr>
        <w:t xml:space="preserve"> disadvantaged communities</w:t>
      </w:r>
      <w:r>
        <w:rPr>
          <w:rFonts w:ascii="Times New Roman" w:hAnsi="Times New Roman" w:cs="Times New Roman" w:hint="eastAsia"/>
        </w:rPr>
        <w:t xml:space="preserve"> </w:t>
      </w:r>
      <w:r>
        <w:rPr>
          <w:rFonts w:ascii="Times New Roman" w:hAnsi="Times New Roman" w:cs="Times New Roman"/>
        </w:rPr>
        <w:t>by</w:t>
      </w:r>
      <w:r>
        <w:rPr>
          <w:rFonts w:ascii="Times New Roman" w:hAnsi="Times New Roman" w:cs="Times New Roman" w:hint="eastAsia"/>
        </w:rPr>
        <w:t xml:space="preserve"> fill</w:t>
      </w:r>
      <w:r>
        <w:rPr>
          <w:rFonts w:ascii="Times New Roman" w:hAnsi="Times New Roman" w:cs="Times New Roman"/>
        </w:rPr>
        <w:t>ing</w:t>
      </w:r>
      <w:r>
        <w:rPr>
          <w:rFonts w:ascii="Times New Roman" w:hAnsi="Times New Roman" w:cs="Times New Roman" w:hint="eastAsia"/>
        </w:rPr>
        <w:t xml:space="preserve"> up the technical gaps between the social services and </w:t>
      </w:r>
      <w:r>
        <w:rPr>
          <w:rFonts w:ascii="Times New Roman" w:hAnsi="Times New Roman" w:cs="Times New Roman"/>
        </w:rPr>
        <w:t>the direct</w:t>
      </w:r>
      <w:r>
        <w:rPr>
          <w:rFonts w:ascii="Times New Roman" w:hAnsi="Times New Roman" w:cs="Times New Roman" w:hint="eastAsia"/>
        </w:rPr>
        <w:t xml:space="preserve"> beneficiaries.</w:t>
      </w:r>
    </w:p>
    <w:p w14:paraId="4B49B64A" w14:textId="77777777" w:rsidR="00765F6C" w:rsidRDefault="00765F6C" w:rsidP="00765F6C">
      <w:pPr>
        <w:spacing w:after="0"/>
        <w:jc w:val="both"/>
        <w:rPr>
          <w:rFonts w:ascii="Times New Roman" w:hAnsi="Times New Roman" w:cs="Times New Roman"/>
        </w:rPr>
      </w:pPr>
      <w:r>
        <w:rPr>
          <w:rFonts w:ascii="Times New Roman" w:hAnsi="Times New Roman" w:cs="Times New Roman"/>
        </w:rPr>
        <w:t xml:space="preserve">For the overseas projects, EWB-HK typically builds partnerships with </w:t>
      </w:r>
      <w:r w:rsidRPr="00F44321">
        <w:rPr>
          <w:rFonts w:ascii="Times New Roman" w:hAnsi="Times New Roman" w:cs="Times New Roman"/>
        </w:rPr>
        <w:t xml:space="preserve">other </w:t>
      </w:r>
      <w:r>
        <w:rPr>
          <w:rFonts w:ascii="Times New Roman" w:hAnsi="Times New Roman" w:cs="Times New Roman"/>
        </w:rPr>
        <w:t xml:space="preserve">Hong Kong and/ or overseas </w:t>
      </w:r>
      <w:r>
        <w:rPr>
          <w:rFonts w:ascii="Times New Roman" w:hAnsi="Times New Roman" w:cs="Times New Roman" w:hint="eastAsia"/>
        </w:rPr>
        <w:t>P</w:t>
      </w:r>
      <w:r>
        <w:rPr>
          <w:rFonts w:ascii="Times New Roman" w:hAnsi="Times New Roman" w:cs="Times New Roman"/>
        </w:rPr>
        <w:t xml:space="preserve">artners to accomplish selected missions. </w:t>
      </w:r>
    </w:p>
    <w:p w14:paraId="65E318C3" w14:textId="77777777" w:rsidR="00765F6C" w:rsidRDefault="00765F6C" w:rsidP="00765F6C">
      <w:pPr>
        <w:spacing w:after="0"/>
        <w:jc w:val="both"/>
        <w:rPr>
          <w:rFonts w:ascii="Times New Roman" w:hAnsi="Times New Roman" w:cs="Times New Roman"/>
        </w:rPr>
      </w:pPr>
    </w:p>
    <w:p w14:paraId="5439CF8C" w14:textId="77777777" w:rsidR="00765F6C" w:rsidRDefault="00765F6C" w:rsidP="00765F6C">
      <w:pPr>
        <w:spacing w:after="0"/>
        <w:jc w:val="both"/>
        <w:rPr>
          <w:rFonts w:ascii="Times New Roman" w:hAnsi="Times New Roman" w:cs="Times New Roman"/>
        </w:rPr>
      </w:pPr>
      <w:r>
        <w:rPr>
          <w:rFonts w:ascii="Times New Roman" w:hAnsi="Times New Roman" w:cs="Times New Roman" w:hint="eastAsia"/>
          <w:noProof/>
          <w:lang w:val="en-US" w:eastAsia="en-US"/>
        </w:rPr>
        <w:drawing>
          <wp:inline distT="0" distB="0" distL="0" distR="0" wp14:anchorId="46DACB88" wp14:editId="52BEEB8F">
            <wp:extent cx="5274310" cy="2442351"/>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8DC1E7A" w14:textId="77777777" w:rsidR="00765F6C" w:rsidRDefault="00765F6C" w:rsidP="00765F6C">
      <w:pPr>
        <w:spacing w:after="0"/>
        <w:jc w:val="both"/>
        <w:rPr>
          <w:rFonts w:ascii="Times New Roman" w:hAnsi="Times New Roman" w:cs="Times New Roman"/>
        </w:rPr>
      </w:pPr>
    </w:p>
    <w:p w14:paraId="3F8A0862" w14:textId="77777777" w:rsidR="00765F6C" w:rsidRDefault="00765F6C" w:rsidP="00765F6C">
      <w:pPr>
        <w:spacing w:after="0"/>
        <w:jc w:val="both"/>
        <w:rPr>
          <w:rFonts w:ascii="Times New Roman" w:hAnsi="Times New Roman" w:cs="Times New Roman"/>
          <w:b/>
        </w:rPr>
      </w:pPr>
      <w:r>
        <w:rPr>
          <w:rFonts w:ascii="Times New Roman" w:hAnsi="Times New Roman" w:cs="Times New Roman"/>
          <w:b/>
        </w:rPr>
        <w:t>6</w:t>
      </w:r>
      <w:r w:rsidRPr="004C2C75">
        <w:rPr>
          <w:rFonts w:ascii="Times New Roman" w:hAnsi="Times New Roman" w:cs="Times New Roman"/>
          <w:b/>
        </w:rPr>
        <w:t>.2 Objectives</w:t>
      </w:r>
    </w:p>
    <w:p w14:paraId="021B37E7" w14:textId="77777777" w:rsidR="00622F1A" w:rsidRPr="004C2C75" w:rsidRDefault="00622F1A" w:rsidP="00765F6C">
      <w:pPr>
        <w:spacing w:after="0"/>
        <w:jc w:val="both"/>
        <w:rPr>
          <w:rFonts w:ascii="Times New Roman" w:hAnsi="Times New Roman" w:cs="Times New Roman"/>
          <w:b/>
        </w:rPr>
      </w:pPr>
    </w:p>
    <w:p w14:paraId="2D707E2E" w14:textId="77777777" w:rsidR="00765F6C" w:rsidRDefault="00765F6C" w:rsidP="00765F6C">
      <w:pPr>
        <w:pStyle w:val="ListParagraph"/>
        <w:numPr>
          <w:ilvl w:val="0"/>
          <w:numId w:val="16"/>
        </w:numPr>
        <w:spacing w:after="0"/>
        <w:jc w:val="both"/>
        <w:rPr>
          <w:rFonts w:ascii="Times New Roman" w:hAnsi="Times New Roman" w:cs="Times New Roman"/>
        </w:rPr>
      </w:pPr>
      <w:r>
        <w:rPr>
          <w:rFonts w:ascii="Times New Roman" w:hAnsi="Times New Roman" w:cs="Times New Roman"/>
        </w:rPr>
        <w:t>Assist disadvantaged communities by empowering them with engineering solutions on a non-profit making basis</w:t>
      </w:r>
    </w:p>
    <w:p w14:paraId="4FA577BD" w14:textId="77777777" w:rsidR="00765F6C" w:rsidRDefault="00765F6C" w:rsidP="00765F6C">
      <w:pPr>
        <w:pStyle w:val="ListParagraph"/>
        <w:numPr>
          <w:ilvl w:val="0"/>
          <w:numId w:val="16"/>
        </w:numPr>
        <w:spacing w:after="0"/>
        <w:jc w:val="both"/>
        <w:rPr>
          <w:rFonts w:ascii="Times New Roman" w:hAnsi="Times New Roman" w:cs="Times New Roman"/>
        </w:rPr>
      </w:pPr>
      <w:r>
        <w:rPr>
          <w:rFonts w:ascii="Times New Roman" w:hAnsi="Times New Roman" w:cs="Times New Roman"/>
        </w:rPr>
        <w:t>to work in partnership with developing communities, assisting them in gaining access to knowledge, resources and appropriate technologies they need to improve their livelihood</w:t>
      </w:r>
    </w:p>
    <w:p w14:paraId="19EF5D03" w14:textId="77777777" w:rsidR="00765F6C" w:rsidRDefault="00765F6C" w:rsidP="00765F6C">
      <w:pPr>
        <w:pStyle w:val="ListParagraph"/>
        <w:numPr>
          <w:ilvl w:val="0"/>
          <w:numId w:val="16"/>
        </w:numPr>
        <w:spacing w:after="0"/>
        <w:jc w:val="both"/>
        <w:rPr>
          <w:rFonts w:ascii="Times New Roman" w:hAnsi="Times New Roman" w:cs="Times New Roman"/>
        </w:rPr>
      </w:pPr>
      <w:r>
        <w:rPr>
          <w:rFonts w:ascii="Times New Roman" w:hAnsi="Times New Roman" w:cs="Times New Roman"/>
        </w:rPr>
        <w:t>to pursue promotion of sustainable development in conformance of the UN Sustainable Development Goals</w:t>
      </w:r>
    </w:p>
    <w:p w14:paraId="0ECFFD48" w14:textId="77777777" w:rsidR="00765F6C" w:rsidRDefault="00765F6C" w:rsidP="00765F6C">
      <w:pPr>
        <w:pStyle w:val="ListParagraph"/>
        <w:numPr>
          <w:ilvl w:val="0"/>
          <w:numId w:val="16"/>
        </w:numPr>
        <w:spacing w:after="0"/>
        <w:jc w:val="both"/>
        <w:rPr>
          <w:rFonts w:ascii="Times New Roman" w:hAnsi="Times New Roman" w:cs="Times New Roman"/>
        </w:rPr>
      </w:pPr>
      <w:r>
        <w:rPr>
          <w:rFonts w:ascii="Times New Roman" w:hAnsi="Times New Roman" w:cs="Times New Roman"/>
        </w:rPr>
        <w:lastRenderedPageBreak/>
        <w:t>to provide engineering and technical support to charitable and non-governmental organizations with similar objects</w:t>
      </w:r>
    </w:p>
    <w:p w14:paraId="5C3467AE" w14:textId="77777777" w:rsidR="00765F6C" w:rsidRPr="009F5644" w:rsidRDefault="00765F6C" w:rsidP="00765F6C">
      <w:pPr>
        <w:pStyle w:val="ListParagraph"/>
        <w:numPr>
          <w:ilvl w:val="0"/>
          <w:numId w:val="16"/>
        </w:numPr>
        <w:spacing w:after="0"/>
        <w:jc w:val="both"/>
        <w:rPr>
          <w:rFonts w:ascii="Times New Roman" w:hAnsi="Times New Roman" w:cs="Times New Roman"/>
        </w:rPr>
      </w:pPr>
      <w:r>
        <w:rPr>
          <w:rFonts w:ascii="Times New Roman" w:hAnsi="Times New Roman" w:cs="Times New Roman"/>
        </w:rPr>
        <w:t xml:space="preserve">to prepare Hong Kong professional with a Humanitarian Training by being a "learning organization" </w:t>
      </w:r>
    </w:p>
    <w:p w14:paraId="617A64B6" w14:textId="77777777" w:rsidR="00765F6C" w:rsidRDefault="00765F6C" w:rsidP="00765F6C">
      <w:pPr>
        <w:jc w:val="both"/>
        <w:rPr>
          <w:rFonts w:ascii="Times New Roman" w:hAnsi="Times New Roman" w:cs="Times New Roman"/>
          <w:b/>
        </w:rPr>
      </w:pPr>
    </w:p>
    <w:p w14:paraId="2F76868A" w14:textId="77777777" w:rsidR="00765F6C" w:rsidRDefault="00765F6C" w:rsidP="00765F6C">
      <w:pPr>
        <w:jc w:val="both"/>
        <w:rPr>
          <w:rFonts w:ascii="Times New Roman" w:hAnsi="Times New Roman" w:cs="Times New Roman"/>
          <w:b/>
        </w:rPr>
      </w:pPr>
      <w:r>
        <w:rPr>
          <w:rFonts w:ascii="Times New Roman" w:hAnsi="Times New Roman" w:cs="Times New Roman"/>
          <w:b/>
        </w:rPr>
        <w:t>6.3</w:t>
      </w:r>
      <w:r w:rsidRPr="009103AA">
        <w:rPr>
          <w:rFonts w:ascii="Times New Roman" w:hAnsi="Times New Roman" w:cs="Times New Roman"/>
          <w:b/>
        </w:rPr>
        <w:t xml:space="preserve"> </w:t>
      </w:r>
      <w:r>
        <w:rPr>
          <w:rFonts w:ascii="Times New Roman" w:hAnsi="Times New Roman" w:cs="Times New Roman"/>
          <w:b/>
        </w:rPr>
        <w:t>Core Values</w:t>
      </w:r>
    </w:p>
    <w:p w14:paraId="71142F9A" w14:textId="77777777" w:rsidR="00765F6C" w:rsidRDefault="00765F6C" w:rsidP="00765F6C">
      <w:pPr>
        <w:numPr>
          <w:ilvl w:val="1"/>
          <w:numId w:val="15"/>
        </w:numPr>
        <w:pBdr>
          <w:top w:val="nil"/>
          <w:left w:val="nil"/>
          <w:bottom w:val="nil"/>
          <w:right w:val="nil"/>
          <w:between w:val="nil"/>
        </w:pBdr>
        <w:spacing w:after="0"/>
        <w:jc w:val="both"/>
        <w:rPr>
          <w:rFonts w:ascii="Times New Roman" w:hAnsi="Times New Roman" w:cs="Times New Roman"/>
        </w:rPr>
      </w:pPr>
      <w:r w:rsidRPr="002528EB">
        <w:rPr>
          <w:rFonts w:ascii="Times New Roman" w:hAnsi="Times New Roman" w:cs="Times New Roman"/>
        </w:rPr>
        <w:t>Support other</w:t>
      </w:r>
      <w:r w:rsidRPr="002528EB">
        <w:rPr>
          <w:rFonts w:ascii="Times New Roman" w:hAnsi="Times New Roman" w:cs="Times New Roman" w:hint="eastAsia"/>
        </w:rPr>
        <w:t xml:space="preserve"> </w:t>
      </w:r>
      <w:r w:rsidRPr="002528EB">
        <w:rPr>
          <w:rFonts w:ascii="Times New Roman" w:eastAsia="Times New Roman" w:hAnsi="Times New Roman" w:cs="Times New Roman"/>
          <w:color w:val="000000"/>
        </w:rPr>
        <w:t>organizations</w:t>
      </w:r>
      <w:r w:rsidRPr="002528EB">
        <w:rPr>
          <w:rFonts w:ascii="Times New Roman" w:hAnsi="Times New Roman" w:cs="Times New Roman"/>
        </w:rPr>
        <w:t xml:space="preserve"> on</w:t>
      </w:r>
      <w:r w:rsidRPr="002528EB">
        <w:rPr>
          <w:rFonts w:ascii="Times New Roman" w:hAnsi="Times New Roman" w:cs="Times New Roman" w:hint="eastAsia"/>
        </w:rPr>
        <w:t xml:space="preserve"> </w:t>
      </w:r>
      <w:r w:rsidRPr="002528EB">
        <w:rPr>
          <w:rFonts w:ascii="Times New Roman" w:hAnsi="Times New Roman" w:cs="Times New Roman"/>
        </w:rPr>
        <w:t>technical and</w:t>
      </w:r>
      <w:r w:rsidRPr="002528EB">
        <w:rPr>
          <w:rFonts w:ascii="Times New Roman" w:hAnsi="Times New Roman" w:cs="Times New Roman" w:hint="eastAsia"/>
        </w:rPr>
        <w:t xml:space="preserve"> </w:t>
      </w:r>
      <w:r w:rsidRPr="002528EB">
        <w:rPr>
          <w:rFonts w:ascii="Times New Roman" w:hAnsi="Times New Roman" w:cs="Times New Roman"/>
        </w:rPr>
        <w:t>management aspects</w:t>
      </w:r>
    </w:p>
    <w:p w14:paraId="2E730E1F" w14:textId="77777777" w:rsidR="00765F6C" w:rsidRDefault="00765F6C" w:rsidP="00765F6C">
      <w:pPr>
        <w:numPr>
          <w:ilvl w:val="1"/>
          <w:numId w:val="15"/>
        </w:numPr>
        <w:pBdr>
          <w:top w:val="nil"/>
          <w:left w:val="nil"/>
          <w:bottom w:val="nil"/>
          <w:right w:val="nil"/>
          <w:between w:val="nil"/>
        </w:pBdr>
        <w:spacing w:after="0"/>
        <w:jc w:val="both"/>
        <w:rPr>
          <w:rFonts w:ascii="Times New Roman" w:hAnsi="Times New Roman" w:cs="Times New Roman"/>
        </w:rPr>
      </w:pPr>
      <w:r>
        <w:rPr>
          <w:rFonts w:ascii="Times New Roman" w:hAnsi="Times New Roman" w:cs="Times New Roman" w:hint="eastAsia"/>
        </w:rPr>
        <w:t>Technology and skill transfer to local communities</w:t>
      </w:r>
    </w:p>
    <w:p w14:paraId="0EF199C0" w14:textId="77777777" w:rsidR="00765F6C" w:rsidRDefault="00765F6C" w:rsidP="00765F6C">
      <w:pPr>
        <w:numPr>
          <w:ilvl w:val="1"/>
          <w:numId w:val="15"/>
        </w:numPr>
        <w:pBdr>
          <w:top w:val="nil"/>
          <w:left w:val="nil"/>
          <w:bottom w:val="nil"/>
          <w:right w:val="nil"/>
          <w:between w:val="nil"/>
        </w:pBdr>
        <w:spacing w:after="0"/>
        <w:jc w:val="both"/>
        <w:rPr>
          <w:rFonts w:ascii="Times New Roman" w:hAnsi="Times New Roman" w:cs="Times New Roman"/>
        </w:rPr>
      </w:pPr>
      <w:r>
        <w:rPr>
          <w:rFonts w:ascii="Times New Roman" w:hAnsi="Times New Roman" w:cs="Times New Roman" w:hint="eastAsia"/>
        </w:rPr>
        <w:t>Humanitarian training for the Engineers</w:t>
      </w:r>
    </w:p>
    <w:p w14:paraId="65A41019" w14:textId="77777777" w:rsidR="00765F6C" w:rsidRDefault="00765F6C" w:rsidP="00765F6C">
      <w:pPr>
        <w:numPr>
          <w:ilvl w:val="1"/>
          <w:numId w:val="15"/>
        </w:numPr>
        <w:pBdr>
          <w:top w:val="nil"/>
          <w:left w:val="nil"/>
          <w:bottom w:val="nil"/>
          <w:right w:val="nil"/>
          <w:between w:val="nil"/>
        </w:pBdr>
        <w:spacing w:after="0"/>
        <w:jc w:val="both"/>
        <w:rPr>
          <w:rFonts w:ascii="Times New Roman" w:hAnsi="Times New Roman" w:cs="Times New Roman"/>
        </w:rPr>
      </w:pPr>
      <w:r>
        <w:rPr>
          <w:rFonts w:ascii="Times New Roman" w:hAnsi="Times New Roman" w:cs="Times New Roman" w:hint="eastAsia"/>
        </w:rPr>
        <w:t>Assist communities in attaining United Nations (UN) sustainable development goals</w:t>
      </w:r>
    </w:p>
    <w:p w14:paraId="620A7582" w14:textId="77777777" w:rsidR="00765F6C" w:rsidRDefault="00765F6C" w:rsidP="00765F6C">
      <w:pPr>
        <w:numPr>
          <w:ilvl w:val="1"/>
          <w:numId w:val="15"/>
        </w:numPr>
        <w:pBdr>
          <w:top w:val="nil"/>
          <w:left w:val="nil"/>
          <w:bottom w:val="nil"/>
          <w:right w:val="nil"/>
          <w:between w:val="nil"/>
        </w:pBdr>
        <w:spacing w:after="0"/>
        <w:jc w:val="both"/>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ommunity</w:t>
      </w:r>
      <w:r>
        <w:rPr>
          <w:rFonts w:ascii="Times New Roman" w:hAnsi="Times New Roman" w:cs="Times New Roman" w:hint="eastAsia"/>
          <w:lang w:eastAsia="zh-HK"/>
        </w:rPr>
        <w:t xml:space="preserve"> building through sustainable engineering developments</w:t>
      </w:r>
    </w:p>
    <w:p w14:paraId="464AE1AE" w14:textId="77777777" w:rsidR="00765F6C" w:rsidRPr="002528EB" w:rsidRDefault="00765F6C" w:rsidP="00765F6C">
      <w:pPr>
        <w:numPr>
          <w:ilvl w:val="1"/>
          <w:numId w:val="15"/>
        </w:numPr>
        <w:pBdr>
          <w:top w:val="nil"/>
          <w:left w:val="nil"/>
          <w:bottom w:val="nil"/>
          <w:right w:val="nil"/>
          <w:between w:val="nil"/>
        </w:pBdr>
        <w:spacing w:after="0"/>
        <w:jc w:val="both"/>
        <w:rPr>
          <w:rFonts w:ascii="Times New Roman" w:hAnsi="Times New Roman" w:cs="Times New Roman"/>
        </w:rPr>
      </w:pPr>
      <w:r>
        <w:rPr>
          <w:rFonts w:ascii="Times New Roman" w:hAnsi="Times New Roman" w:cs="Times New Roman"/>
          <w:lang w:eastAsia="zh-HK"/>
        </w:rPr>
        <w:t>C</w:t>
      </w:r>
      <w:r>
        <w:rPr>
          <w:rFonts w:ascii="Times New Roman" w:hAnsi="Times New Roman" w:cs="Times New Roman" w:hint="eastAsia"/>
          <w:lang w:eastAsia="zh-HK"/>
        </w:rPr>
        <w:t>ultural understanding</w:t>
      </w:r>
    </w:p>
    <w:p w14:paraId="41C0A7CD" w14:textId="77777777" w:rsidR="00765F6C" w:rsidRDefault="00765F6C" w:rsidP="00765F6C">
      <w:pPr>
        <w:jc w:val="both"/>
        <w:rPr>
          <w:rFonts w:ascii="Times New Roman" w:hAnsi="Times New Roman" w:cs="Times New Roman"/>
        </w:rPr>
      </w:pPr>
    </w:p>
    <w:p w14:paraId="16F24A47" w14:textId="77777777" w:rsidR="00765F6C" w:rsidRPr="00D37E5C" w:rsidRDefault="00765F6C" w:rsidP="00765F6C">
      <w:pPr>
        <w:jc w:val="both"/>
        <w:rPr>
          <w:rFonts w:ascii="Times New Roman" w:hAnsi="Times New Roman" w:cs="Times New Roman"/>
          <w:b/>
        </w:rPr>
      </w:pPr>
      <w:r>
        <w:rPr>
          <w:rFonts w:ascii="Times New Roman" w:hAnsi="Times New Roman" w:cs="Times New Roman"/>
          <w:b/>
        </w:rPr>
        <w:t>6</w:t>
      </w:r>
      <w:r w:rsidRPr="00D37E5C">
        <w:rPr>
          <w:rFonts w:ascii="Times New Roman" w:hAnsi="Times New Roman" w:cs="Times New Roman"/>
          <w:b/>
        </w:rPr>
        <w:t>.</w:t>
      </w:r>
      <w:r>
        <w:rPr>
          <w:rFonts w:ascii="Times New Roman" w:hAnsi="Times New Roman" w:cs="Times New Roman" w:hint="eastAsia"/>
          <w:b/>
        </w:rPr>
        <w:t>4</w:t>
      </w:r>
      <w:r w:rsidRPr="00D37E5C">
        <w:rPr>
          <w:rFonts w:ascii="Times New Roman" w:hAnsi="Times New Roman" w:cs="Times New Roman"/>
          <w:b/>
        </w:rPr>
        <w:t xml:space="preserve"> </w:t>
      </w:r>
      <w:r>
        <w:rPr>
          <w:rFonts w:ascii="Times New Roman" w:hAnsi="Times New Roman" w:cs="Times New Roman" w:hint="eastAsia"/>
          <w:b/>
        </w:rPr>
        <w:t>Committee Structure</w:t>
      </w:r>
    </w:p>
    <w:p w14:paraId="6818415C" w14:textId="77777777" w:rsidR="00765F6C" w:rsidRDefault="00765F6C" w:rsidP="00765F6C">
      <w:pPr>
        <w:spacing w:after="0"/>
        <w:jc w:val="both"/>
        <w:rPr>
          <w:rFonts w:ascii="Times New Roman" w:hAnsi="Times New Roman" w:cs="Times New Roman"/>
        </w:rPr>
      </w:pPr>
      <w:r>
        <w:rPr>
          <w:rFonts w:ascii="Times New Roman" w:hAnsi="Times New Roman" w:cs="Times New Roman" w:hint="eastAsia"/>
        </w:rPr>
        <w:t>OPC</w:t>
      </w:r>
      <w:r>
        <w:rPr>
          <w:rFonts w:ascii="Times New Roman" w:hAnsi="Times New Roman" w:cs="Times New Roman"/>
        </w:rPr>
        <w:t xml:space="preserve"> is led by a Committee Chairman. This position is appointed directly by EWB-HK Board of Directors. The appointment remains effective until Chairman resign</w:t>
      </w:r>
      <w:r>
        <w:rPr>
          <w:rFonts w:ascii="Times New Roman" w:hAnsi="Times New Roman" w:cs="Times New Roman" w:hint="eastAsia"/>
        </w:rPr>
        <w:t>ed</w:t>
      </w:r>
      <w:r>
        <w:rPr>
          <w:rFonts w:ascii="Times New Roman" w:hAnsi="Times New Roman" w:cs="Times New Roman"/>
        </w:rPr>
        <w:t xml:space="preserve"> or is replaced by the Board of Directors, via written notification.</w:t>
      </w:r>
    </w:p>
    <w:p w14:paraId="05904FC6" w14:textId="77777777" w:rsidR="00765F6C" w:rsidRDefault="00765F6C" w:rsidP="00765F6C">
      <w:pPr>
        <w:spacing w:after="0"/>
        <w:jc w:val="both"/>
        <w:rPr>
          <w:rFonts w:ascii="Times New Roman" w:hAnsi="Times New Roman" w:cs="Times New Roman"/>
        </w:rPr>
      </w:pPr>
    </w:p>
    <w:p w14:paraId="1F7517D9" w14:textId="20220515" w:rsidR="00765F6C" w:rsidRDefault="00765F6C" w:rsidP="00765F6C">
      <w:pPr>
        <w:spacing w:after="0"/>
        <w:jc w:val="both"/>
        <w:rPr>
          <w:rFonts w:ascii="Times New Roman" w:hAnsi="Times New Roman" w:cs="Times New Roman"/>
        </w:rPr>
      </w:pPr>
      <w:r>
        <w:rPr>
          <w:rFonts w:ascii="Times New Roman" w:hAnsi="Times New Roman" w:cs="Times New Roman"/>
        </w:rPr>
        <w:t xml:space="preserve">Committee Chairman determines the composition of the </w:t>
      </w:r>
      <w:r w:rsidR="00636711">
        <w:rPr>
          <w:rFonts w:ascii="Times New Roman" w:hAnsi="Times New Roman" w:cs="Times New Roman"/>
        </w:rPr>
        <w:t>core</w:t>
      </w:r>
      <w:r w:rsidR="00276752">
        <w:rPr>
          <w:rFonts w:ascii="Times New Roman" w:hAnsi="Times New Roman" w:cs="Times New Roman"/>
        </w:rPr>
        <w:t xml:space="preserve"> </w:t>
      </w:r>
      <w:r>
        <w:rPr>
          <w:rFonts w:ascii="Times New Roman" w:hAnsi="Times New Roman" w:cs="Times New Roman"/>
        </w:rPr>
        <w:t xml:space="preserve">Committee and the </w:t>
      </w:r>
      <w:r w:rsidR="00636711">
        <w:rPr>
          <w:rFonts w:ascii="Times New Roman" w:hAnsi="Times New Roman" w:cs="Times New Roman"/>
        </w:rPr>
        <w:t>core</w:t>
      </w:r>
      <w:r w:rsidR="00276752">
        <w:rPr>
          <w:rFonts w:ascii="Times New Roman" w:hAnsi="Times New Roman" w:cs="Times New Roman"/>
        </w:rPr>
        <w:t xml:space="preserve"> </w:t>
      </w:r>
      <w:r>
        <w:rPr>
          <w:rFonts w:ascii="Times New Roman" w:hAnsi="Times New Roman" w:cs="Times New Roman"/>
        </w:rPr>
        <w:t>Committee Members. A</w:t>
      </w:r>
      <w:r w:rsidR="00622F1A">
        <w:rPr>
          <w:rFonts w:ascii="Times New Roman" w:hAnsi="Times New Roman" w:cs="Times New Roman"/>
        </w:rPr>
        <w:t>mong these he/she may appoint other officers such as:</w:t>
      </w:r>
    </w:p>
    <w:p w14:paraId="3753D580" w14:textId="77777777" w:rsidR="00622F1A" w:rsidRDefault="00622F1A" w:rsidP="00765F6C">
      <w:pPr>
        <w:spacing w:after="0"/>
        <w:jc w:val="both"/>
        <w:rPr>
          <w:rFonts w:ascii="Times New Roman" w:hAnsi="Times New Roman" w:cs="Times New Roman"/>
        </w:rPr>
      </w:pPr>
    </w:p>
    <w:p w14:paraId="6A20AEE1" w14:textId="77777777" w:rsidR="00765F6C" w:rsidRDefault="00765F6C" w:rsidP="00622F1A">
      <w:pPr>
        <w:pStyle w:val="ListParagraph"/>
        <w:numPr>
          <w:ilvl w:val="0"/>
          <w:numId w:val="39"/>
        </w:numPr>
        <w:spacing w:after="0"/>
        <w:jc w:val="both"/>
        <w:rPr>
          <w:rFonts w:ascii="Times New Roman" w:hAnsi="Times New Roman" w:cs="Times New Roman"/>
        </w:rPr>
      </w:pPr>
      <w:r>
        <w:rPr>
          <w:rFonts w:ascii="Times New Roman" w:hAnsi="Times New Roman" w:cs="Times New Roman" w:hint="eastAsia"/>
        </w:rPr>
        <w:t xml:space="preserve">General </w:t>
      </w:r>
      <w:r>
        <w:rPr>
          <w:rFonts w:ascii="Times New Roman" w:hAnsi="Times New Roman" w:cs="Times New Roman"/>
        </w:rPr>
        <w:t>Secretar</w:t>
      </w:r>
      <w:r>
        <w:rPr>
          <w:rFonts w:ascii="Times New Roman" w:hAnsi="Times New Roman" w:cs="Times New Roman" w:hint="eastAsia"/>
        </w:rPr>
        <w:t>y</w:t>
      </w:r>
    </w:p>
    <w:p w14:paraId="02E1DFC8" w14:textId="77777777" w:rsidR="00765F6C" w:rsidRDefault="00765F6C" w:rsidP="00622F1A">
      <w:pPr>
        <w:pStyle w:val="ListParagraph"/>
        <w:numPr>
          <w:ilvl w:val="0"/>
          <w:numId w:val="39"/>
        </w:numPr>
        <w:spacing w:after="0"/>
        <w:jc w:val="both"/>
        <w:rPr>
          <w:rFonts w:ascii="Times New Roman" w:hAnsi="Times New Roman" w:cs="Times New Roman"/>
        </w:rPr>
      </w:pPr>
      <w:r>
        <w:rPr>
          <w:rFonts w:ascii="Times New Roman" w:hAnsi="Times New Roman" w:cs="Times New Roman" w:hint="eastAsia"/>
        </w:rPr>
        <w:t>Financial Secretary</w:t>
      </w:r>
    </w:p>
    <w:p w14:paraId="459E65D6" w14:textId="77777777" w:rsidR="00765F6C" w:rsidRDefault="00765F6C" w:rsidP="00622F1A">
      <w:pPr>
        <w:pStyle w:val="ListParagraph"/>
        <w:numPr>
          <w:ilvl w:val="0"/>
          <w:numId w:val="39"/>
        </w:numPr>
        <w:spacing w:after="0"/>
        <w:jc w:val="both"/>
        <w:rPr>
          <w:rFonts w:ascii="Times New Roman" w:hAnsi="Times New Roman" w:cs="Times New Roman"/>
        </w:rPr>
      </w:pPr>
      <w:r>
        <w:rPr>
          <w:rFonts w:ascii="Times New Roman" w:hAnsi="Times New Roman" w:cs="Times New Roman" w:hint="eastAsia"/>
        </w:rPr>
        <w:t>Volunteer Coordinator</w:t>
      </w:r>
    </w:p>
    <w:p w14:paraId="1CBA557B" w14:textId="17B2D88D" w:rsidR="00765F6C" w:rsidRDefault="00765F6C" w:rsidP="00622F1A">
      <w:pPr>
        <w:pStyle w:val="ListParagraph"/>
        <w:numPr>
          <w:ilvl w:val="0"/>
          <w:numId w:val="39"/>
        </w:numPr>
        <w:spacing w:after="0"/>
        <w:jc w:val="both"/>
        <w:rPr>
          <w:rFonts w:ascii="Times New Roman" w:hAnsi="Times New Roman" w:cs="Times New Roman"/>
        </w:rPr>
      </w:pPr>
      <w:r>
        <w:rPr>
          <w:rFonts w:ascii="Times New Roman" w:hAnsi="Times New Roman" w:cs="Times New Roman" w:hint="eastAsia"/>
        </w:rPr>
        <w:t>Advisor</w:t>
      </w:r>
      <w:r w:rsidR="00622F1A">
        <w:rPr>
          <w:rFonts w:ascii="Times New Roman" w:hAnsi="Times New Roman" w:cs="Times New Roman"/>
          <w:lang w:val="it-IT"/>
        </w:rPr>
        <w:t>s</w:t>
      </w:r>
      <w:r>
        <w:rPr>
          <w:rFonts w:ascii="Times New Roman" w:hAnsi="Times New Roman" w:cs="Times New Roman" w:hint="eastAsia"/>
        </w:rPr>
        <w:t xml:space="preserve"> </w:t>
      </w:r>
    </w:p>
    <w:p w14:paraId="336E14EB" w14:textId="77777777" w:rsidR="00765F6C" w:rsidRDefault="00765F6C" w:rsidP="00765F6C">
      <w:pPr>
        <w:spacing w:after="0"/>
        <w:jc w:val="both"/>
        <w:rPr>
          <w:rFonts w:ascii="Times New Roman" w:hAnsi="Times New Roman" w:cs="Times New Roman"/>
        </w:rPr>
      </w:pPr>
    </w:p>
    <w:p w14:paraId="21254EEB" w14:textId="77777777" w:rsidR="00765F6C" w:rsidRDefault="00765F6C" w:rsidP="00765F6C">
      <w:pPr>
        <w:spacing w:after="0"/>
        <w:jc w:val="both"/>
        <w:rPr>
          <w:rFonts w:ascii="Times New Roman" w:hAnsi="Times New Roman" w:cs="Times New Roman"/>
        </w:rPr>
      </w:pPr>
      <w:r>
        <w:rPr>
          <w:rFonts w:ascii="Times New Roman" w:hAnsi="Times New Roman" w:cs="Times New Roman"/>
        </w:rPr>
        <w:t xml:space="preserve">Roles of </w:t>
      </w:r>
      <w:r>
        <w:rPr>
          <w:rFonts w:ascii="Times New Roman" w:hAnsi="Times New Roman" w:cs="Times New Roman" w:hint="eastAsia"/>
        </w:rPr>
        <w:t>major</w:t>
      </w:r>
      <w:r>
        <w:rPr>
          <w:rFonts w:ascii="Times New Roman" w:hAnsi="Times New Roman" w:cs="Times New Roman"/>
        </w:rPr>
        <w:t xml:space="preserve"> positions are defined as following:</w:t>
      </w:r>
    </w:p>
    <w:p w14:paraId="2F515527" w14:textId="77777777" w:rsidR="00765F6C" w:rsidRDefault="00765F6C" w:rsidP="00765F6C">
      <w:pPr>
        <w:spacing w:after="0"/>
        <w:jc w:val="both"/>
        <w:rPr>
          <w:rFonts w:ascii="Times New Roman" w:hAnsi="Times New Roman" w:cs="Times New Roman"/>
        </w:rPr>
      </w:pPr>
    </w:p>
    <w:p w14:paraId="5E3C9374"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Chairman </w:t>
      </w:r>
      <w:r>
        <w:rPr>
          <w:rFonts w:ascii="Times New Roman" w:hAnsi="Times New Roman" w:cs="Times New Roman"/>
        </w:rPr>
        <w:tab/>
        <w:t>1.</w:t>
      </w:r>
      <w:r>
        <w:rPr>
          <w:rFonts w:ascii="Times New Roman" w:hAnsi="Times New Roman" w:cs="Times New Roman" w:hint="eastAsia"/>
        </w:rPr>
        <w:tab/>
      </w:r>
      <w:r>
        <w:rPr>
          <w:rFonts w:ascii="Times New Roman" w:hAnsi="Times New Roman" w:cs="Times New Roman"/>
        </w:rPr>
        <w:t>Overall leadership of the Committee</w:t>
      </w:r>
    </w:p>
    <w:p w14:paraId="54F1C49F"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2.</w:t>
      </w:r>
      <w:r>
        <w:rPr>
          <w:rFonts w:ascii="Times New Roman" w:hAnsi="Times New Roman" w:cs="Times New Roman" w:hint="eastAsia"/>
        </w:rPr>
        <w:tab/>
      </w:r>
      <w:r>
        <w:rPr>
          <w:rFonts w:ascii="Times New Roman" w:hAnsi="Times New Roman" w:cs="Times New Roman"/>
        </w:rPr>
        <w:t>Develop and maintain Committee Annual Plan</w:t>
      </w:r>
    </w:p>
    <w:p w14:paraId="5A10EEC9"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3.</w:t>
      </w:r>
      <w:r>
        <w:rPr>
          <w:rFonts w:ascii="Times New Roman" w:hAnsi="Times New Roman" w:cs="Times New Roman" w:hint="eastAsia"/>
        </w:rPr>
        <w:tab/>
      </w:r>
      <w:r>
        <w:rPr>
          <w:rFonts w:ascii="Times New Roman" w:hAnsi="Times New Roman" w:cs="Times New Roman"/>
        </w:rPr>
        <w:t xml:space="preserve">Supervise overall operations to </w:t>
      </w:r>
      <w:proofErr w:type="spellStart"/>
      <w:r>
        <w:rPr>
          <w:rFonts w:ascii="Times New Roman" w:hAnsi="Times New Roman" w:cs="Times New Roman"/>
        </w:rPr>
        <w:t>fulfill</w:t>
      </w:r>
      <w:proofErr w:type="spellEnd"/>
      <w:r>
        <w:rPr>
          <w:rFonts w:ascii="Times New Roman" w:hAnsi="Times New Roman" w:cs="Times New Roman"/>
        </w:rPr>
        <w:t xml:space="preserve"> missions and objectives of </w:t>
      </w:r>
      <w:r>
        <w:rPr>
          <w:rFonts w:ascii="Times New Roman" w:hAnsi="Times New Roman" w:cs="Times New Roman"/>
        </w:rPr>
        <w:tab/>
      </w:r>
      <w:r>
        <w:rPr>
          <w:rFonts w:ascii="Times New Roman" w:hAnsi="Times New Roman" w:cs="Times New Roman"/>
        </w:rPr>
        <w:tab/>
        <w:t>the Committee</w:t>
      </w:r>
    </w:p>
    <w:p w14:paraId="56A58BDB" w14:textId="77777777" w:rsidR="00765F6C" w:rsidRDefault="00765F6C" w:rsidP="00765F6C">
      <w:pPr>
        <w:tabs>
          <w:tab w:val="left" w:pos="2127"/>
        </w:tabs>
        <w:spacing w:after="0"/>
        <w:jc w:val="both"/>
        <w:rPr>
          <w:rFonts w:ascii="Times New Roman" w:hAnsi="Times New Roman" w:cs="Times New Roman"/>
        </w:rPr>
      </w:pPr>
    </w:p>
    <w:p w14:paraId="27F32D8C"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hint="eastAsia"/>
        </w:rPr>
        <w:t xml:space="preserve">General </w:t>
      </w:r>
      <w:r>
        <w:rPr>
          <w:rFonts w:ascii="Times New Roman" w:hAnsi="Times New Roman" w:cs="Times New Roman"/>
        </w:rPr>
        <w:t>Secretary</w:t>
      </w:r>
      <w:r>
        <w:rPr>
          <w:rFonts w:ascii="Times New Roman" w:hAnsi="Times New Roman" w:cs="Times New Roman"/>
        </w:rPr>
        <w:tab/>
        <w:t>1.</w:t>
      </w:r>
      <w:r>
        <w:rPr>
          <w:rFonts w:ascii="Times New Roman" w:hAnsi="Times New Roman" w:cs="Times New Roman" w:hint="eastAsia"/>
        </w:rPr>
        <w:tab/>
      </w:r>
      <w:r>
        <w:rPr>
          <w:rFonts w:ascii="Times New Roman" w:hAnsi="Times New Roman" w:cs="Times New Roman"/>
        </w:rPr>
        <w:t>Convene Committee meetings</w:t>
      </w:r>
    </w:p>
    <w:p w14:paraId="3727174C"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2.</w:t>
      </w:r>
      <w:r>
        <w:rPr>
          <w:rFonts w:ascii="Times New Roman" w:hAnsi="Times New Roman" w:cs="Times New Roman" w:hint="eastAsia"/>
        </w:rPr>
        <w:tab/>
      </w:r>
      <w:r>
        <w:rPr>
          <w:rFonts w:ascii="Times New Roman" w:hAnsi="Times New Roman" w:cs="Times New Roman"/>
        </w:rPr>
        <w:t>Maintain and update Committee Member list, CV of instructors,</w:t>
      </w:r>
      <w:r>
        <w:rPr>
          <w:rFonts w:ascii="Times New Roman" w:hAnsi="Times New Roman" w:cs="Times New Roman"/>
        </w:rPr>
        <w:tab/>
      </w:r>
      <w:r>
        <w:rPr>
          <w:rFonts w:ascii="Times New Roman" w:hAnsi="Times New Roman" w:cs="Times New Roman" w:hint="eastAsia"/>
        </w:rPr>
        <w:tab/>
      </w:r>
      <w:r>
        <w:rPr>
          <w:rFonts w:ascii="Times New Roman" w:hAnsi="Times New Roman" w:cs="Times New Roman"/>
        </w:rPr>
        <w:t>trainers, advisors, etc.</w:t>
      </w:r>
    </w:p>
    <w:p w14:paraId="71B5845D"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3.</w:t>
      </w:r>
      <w:r>
        <w:rPr>
          <w:rFonts w:ascii="Times New Roman" w:hAnsi="Times New Roman" w:cs="Times New Roman" w:hint="eastAsia"/>
        </w:rPr>
        <w:tab/>
      </w:r>
      <w:r>
        <w:rPr>
          <w:rFonts w:ascii="Times New Roman" w:hAnsi="Times New Roman" w:cs="Times New Roman"/>
        </w:rPr>
        <w:t>General Secretarial work</w:t>
      </w:r>
    </w:p>
    <w:p w14:paraId="5BA3E81B" w14:textId="77777777" w:rsidR="00765F6C" w:rsidRDefault="00765F6C">
      <w:pPr>
        <w:tabs>
          <w:tab w:val="left" w:pos="2127"/>
          <w:tab w:val="left" w:pos="2410"/>
        </w:tabs>
        <w:spacing w:after="0"/>
        <w:jc w:val="both"/>
        <w:rPr>
          <w:rFonts w:ascii="Times New Roman" w:hAnsi="Times New Roman" w:cs="Times New Roman"/>
        </w:rPr>
      </w:pPr>
      <w:r>
        <w:rPr>
          <w:rFonts w:ascii="Times New Roman" w:hAnsi="Times New Roman" w:cs="Times New Roman"/>
        </w:rPr>
        <w:tab/>
        <w:t>4.</w:t>
      </w:r>
      <w:r>
        <w:rPr>
          <w:rFonts w:ascii="Times New Roman" w:hAnsi="Times New Roman" w:cs="Times New Roman" w:hint="eastAsia"/>
        </w:rPr>
        <w:tab/>
      </w:r>
      <w:r>
        <w:rPr>
          <w:rFonts w:ascii="Times New Roman" w:hAnsi="Times New Roman" w:cs="Times New Roman"/>
        </w:rPr>
        <w:t>Ensure compliance to the Personal Data (Privacy) Ordinance</w:t>
      </w:r>
    </w:p>
    <w:p w14:paraId="3A0C4B9F" w14:textId="77777777" w:rsidR="00765F6C" w:rsidRDefault="00765F6C" w:rsidP="00765F6C">
      <w:pPr>
        <w:tabs>
          <w:tab w:val="left" w:pos="2127"/>
          <w:tab w:val="left" w:pos="2410"/>
        </w:tabs>
        <w:spacing w:after="0"/>
        <w:jc w:val="both"/>
        <w:rPr>
          <w:rFonts w:ascii="Times New Roman" w:hAnsi="Times New Roman" w:cs="Times New Roman"/>
        </w:rPr>
      </w:pPr>
    </w:p>
    <w:p w14:paraId="04BDD740"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hint="eastAsia"/>
        </w:rPr>
        <w:t>Financial Secretary</w:t>
      </w:r>
      <w:r>
        <w:rPr>
          <w:rFonts w:ascii="Times New Roman" w:hAnsi="Times New Roman" w:cs="Times New Roman"/>
        </w:rPr>
        <w:tab/>
        <w:t>1.</w:t>
      </w:r>
      <w:r>
        <w:rPr>
          <w:rFonts w:ascii="Times New Roman" w:hAnsi="Times New Roman" w:cs="Times New Roman" w:hint="eastAsia"/>
        </w:rPr>
        <w:tab/>
      </w:r>
      <w:r>
        <w:rPr>
          <w:rFonts w:ascii="Times New Roman" w:hAnsi="Times New Roman" w:cs="Times New Roman"/>
        </w:rPr>
        <w:t>Keeping full and accurate records of all financial transactions for</w:t>
      </w:r>
      <w:r>
        <w:rPr>
          <w:rFonts w:ascii="Times New Roman" w:hAnsi="Times New Roman" w:cs="Times New Roman"/>
        </w:rPr>
        <w:tab/>
      </w:r>
      <w:r>
        <w:rPr>
          <w:rFonts w:ascii="Times New Roman" w:hAnsi="Times New Roman" w:cs="Times New Roman"/>
        </w:rPr>
        <w:tab/>
        <w:t>the Committee</w:t>
      </w:r>
    </w:p>
    <w:p w14:paraId="01F7667B"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2.</w:t>
      </w:r>
      <w:r>
        <w:rPr>
          <w:rFonts w:ascii="Times New Roman" w:hAnsi="Times New Roman" w:cs="Times New Roman" w:hint="eastAsia"/>
        </w:rPr>
        <w:tab/>
      </w:r>
      <w:r>
        <w:rPr>
          <w:rFonts w:ascii="Times New Roman" w:hAnsi="Times New Roman" w:cs="Times New Roman"/>
        </w:rPr>
        <w:t xml:space="preserve">Present a full financial report in EWB-HK Annual General </w:t>
      </w:r>
    </w:p>
    <w:p w14:paraId="0B2320F4"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rPr>
        <w:t>Meeting</w:t>
      </w:r>
    </w:p>
    <w:p w14:paraId="5DB3E0D2" w14:textId="77777777"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3.</w:t>
      </w:r>
      <w:r>
        <w:rPr>
          <w:rFonts w:ascii="Times New Roman" w:hAnsi="Times New Roman" w:cs="Times New Roman" w:hint="eastAsia"/>
        </w:rPr>
        <w:tab/>
      </w:r>
      <w:r>
        <w:rPr>
          <w:rFonts w:ascii="Times New Roman" w:hAnsi="Times New Roman" w:cs="Times New Roman"/>
        </w:rPr>
        <w:t>Manage sponsorship and donations</w:t>
      </w:r>
    </w:p>
    <w:p w14:paraId="58C4C141" w14:textId="425CD208" w:rsidR="00765F6C" w:rsidRDefault="00765F6C"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ab/>
        <w:t>4.</w:t>
      </w:r>
      <w:r>
        <w:rPr>
          <w:rFonts w:ascii="Times New Roman" w:hAnsi="Times New Roman" w:cs="Times New Roman" w:hint="eastAsia"/>
        </w:rPr>
        <w:tab/>
      </w:r>
      <w:r>
        <w:rPr>
          <w:rFonts w:ascii="Times New Roman" w:hAnsi="Times New Roman" w:cs="Times New Roman"/>
        </w:rPr>
        <w:t>Effect payments on behalf of the committee</w:t>
      </w:r>
    </w:p>
    <w:p w14:paraId="7DF24ECD" w14:textId="53C5FCC4" w:rsidR="00276752" w:rsidRDefault="00276752" w:rsidP="00765F6C">
      <w:pPr>
        <w:tabs>
          <w:tab w:val="left" w:pos="2127"/>
          <w:tab w:val="left" w:pos="2410"/>
        </w:tabs>
        <w:spacing w:after="0"/>
        <w:jc w:val="both"/>
        <w:rPr>
          <w:rFonts w:ascii="Times New Roman" w:hAnsi="Times New Roman" w:cs="Times New Roman"/>
        </w:rPr>
      </w:pPr>
    </w:p>
    <w:p w14:paraId="6D7ED36D" w14:textId="7C2A50EF" w:rsidR="00276752" w:rsidRDefault="00276752" w:rsidP="00765F6C">
      <w:pPr>
        <w:tabs>
          <w:tab w:val="left" w:pos="2127"/>
          <w:tab w:val="left" w:pos="2410"/>
        </w:tabs>
        <w:spacing w:after="0"/>
        <w:jc w:val="both"/>
        <w:rPr>
          <w:rFonts w:ascii="Times New Roman" w:hAnsi="Times New Roman" w:cs="Times New Roman"/>
        </w:rPr>
      </w:pPr>
      <w:r>
        <w:rPr>
          <w:rFonts w:ascii="Times New Roman" w:hAnsi="Times New Roman" w:cs="Times New Roman"/>
        </w:rPr>
        <w:t>The OPC is structured to focus on 5 main functional objectives:</w:t>
      </w:r>
    </w:p>
    <w:p w14:paraId="7E6FD3FC" w14:textId="191AC54D" w:rsidR="00276752" w:rsidRDefault="00276752" w:rsidP="00276752">
      <w:pPr>
        <w:pStyle w:val="ListParagraph"/>
        <w:numPr>
          <w:ilvl w:val="0"/>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lastRenderedPageBreak/>
        <w:t>Community Housing &amp; Community Development</w:t>
      </w:r>
    </w:p>
    <w:p w14:paraId="330FD8F1" w14:textId="6777A45B" w:rsidR="00276752" w:rsidRDefault="00276752" w:rsidP="00276752">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improve living condition of community by infrastructure and building construction technics</w:t>
      </w:r>
    </w:p>
    <w:p w14:paraId="73E9208E" w14:textId="2BC7A6F0" w:rsidR="00276752" w:rsidRDefault="00276752" w:rsidP="00276752">
      <w:pPr>
        <w:pStyle w:val="ListParagraph"/>
        <w:numPr>
          <w:ilvl w:val="0"/>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School &amp; Children </w:t>
      </w:r>
      <w:proofErr w:type="spellStart"/>
      <w:r>
        <w:rPr>
          <w:rFonts w:ascii="Times New Roman" w:hAnsi="Times New Roman" w:cs="Times New Roman"/>
        </w:rPr>
        <w:t>Center</w:t>
      </w:r>
      <w:proofErr w:type="spellEnd"/>
      <w:r>
        <w:rPr>
          <w:rFonts w:ascii="Times New Roman" w:hAnsi="Times New Roman" w:cs="Times New Roman"/>
        </w:rPr>
        <w:t xml:space="preserve"> Facilities Enhancement</w:t>
      </w:r>
    </w:p>
    <w:p w14:paraId="255C1BE2" w14:textId="2D2AFA53" w:rsidR="00276752" w:rsidRDefault="00276752" w:rsidP="00276752">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To improve living condition of school and children </w:t>
      </w:r>
      <w:proofErr w:type="spellStart"/>
      <w:r>
        <w:rPr>
          <w:rFonts w:ascii="Times New Roman" w:hAnsi="Times New Roman" w:cs="Times New Roman"/>
        </w:rPr>
        <w:t>center</w:t>
      </w:r>
      <w:proofErr w:type="spellEnd"/>
      <w:r>
        <w:rPr>
          <w:rFonts w:ascii="Times New Roman" w:hAnsi="Times New Roman" w:cs="Times New Roman"/>
        </w:rPr>
        <w:t xml:space="preserve"> by repair and minor works services</w:t>
      </w:r>
    </w:p>
    <w:p w14:paraId="7CD2D190" w14:textId="6D528233" w:rsidR="00276752" w:rsidRDefault="00276752" w:rsidP="00276752">
      <w:pPr>
        <w:pStyle w:val="ListParagraph"/>
        <w:numPr>
          <w:ilvl w:val="0"/>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WASH (Water, Sanitation, Hygiene)</w:t>
      </w:r>
    </w:p>
    <w:p w14:paraId="1159BE24" w14:textId="7BFDB66C" w:rsidR="00276752" w:rsidRDefault="00276752" w:rsidP="00276752">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shar</w:t>
      </w:r>
      <w:r w:rsidR="0069631E">
        <w:rPr>
          <w:rFonts w:ascii="Times New Roman" w:hAnsi="Times New Roman" w:cs="Times New Roman"/>
        </w:rPr>
        <w:t>e new ideas and practices with NGO or community in WASH</w:t>
      </w:r>
    </w:p>
    <w:p w14:paraId="4F4C3B14" w14:textId="044D773B" w:rsidR="0069631E" w:rsidRDefault="0069631E" w:rsidP="00276752">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raise awareness and empower the NGO on Public Health</w:t>
      </w:r>
    </w:p>
    <w:p w14:paraId="2AE3B2CE" w14:textId="75331160" w:rsidR="0069631E" w:rsidRDefault="0069631E" w:rsidP="00276752">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reduce WASH-borne disease by empowering the community on WASH utilization</w:t>
      </w:r>
    </w:p>
    <w:p w14:paraId="432E86B6" w14:textId="02489F4E" w:rsidR="0069631E" w:rsidRDefault="0069631E" w:rsidP="00276752">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understand basic needs and cultural practices of WASH through community engagement</w:t>
      </w:r>
    </w:p>
    <w:p w14:paraId="371431FA" w14:textId="07BAA230" w:rsidR="0069631E" w:rsidRDefault="0069631E" w:rsidP="0069631E">
      <w:pPr>
        <w:pStyle w:val="ListParagraph"/>
        <w:numPr>
          <w:ilvl w:val="0"/>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Urban Sustainability Team</w:t>
      </w:r>
    </w:p>
    <w:p w14:paraId="1DECBF84" w14:textId="2531DE40" w:rsidR="0069631E" w:rsidRDefault="0069631E" w:rsidP="0069631E">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To empower the NGO capacity on improving cultural, environmental and architectural heritage preservation to </w:t>
      </w:r>
      <w:proofErr w:type="spellStart"/>
      <w:r>
        <w:rPr>
          <w:rFonts w:ascii="Times New Roman" w:hAnsi="Times New Roman" w:cs="Times New Roman"/>
        </w:rPr>
        <w:t>livable</w:t>
      </w:r>
      <w:proofErr w:type="spellEnd"/>
      <w:r>
        <w:rPr>
          <w:rFonts w:ascii="Times New Roman" w:hAnsi="Times New Roman" w:cs="Times New Roman"/>
        </w:rPr>
        <w:t xml:space="preserve"> city</w:t>
      </w:r>
    </w:p>
    <w:p w14:paraId="0528166B" w14:textId="2CACEE06" w:rsidR="0069631E" w:rsidRDefault="0069631E" w:rsidP="0069631E">
      <w:pPr>
        <w:pStyle w:val="ListParagraph"/>
        <w:numPr>
          <w:ilvl w:val="0"/>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Youth Education Team</w:t>
      </w:r>
    </w:p>
    <w:p w14:paraId="01343666" w14:textId="625585EE" w:rsidR="0069631E" w:rsidRDefault="0069631E" w:rsidP="0069631E">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provide professional vocational education and skills training to the Youth</w:t>
      </w:r>
    </w:p>
    <w:p w14:paraId="05FFD9B9" w14:textId="626AA880" w:rsidR="0069631E" w:rsidRDefault="0069631E" w:rsidP="0069631E">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raise safety and personal health awareness of youth</w:t>
      </w:r>
    </w:p>
    <w:p w14:paraId="30CF1EE0" w14:textId="2EF9C584" w:rsidR="0069631E" w:rsidRDefault="0069631E" w:rsidP="0069631E">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encourage the youth participation at society with engineering knowledge and skills</w:t>
      </w:r>
    </w:p>
    <w:p w14:paraId="3F1B212F" w14:textId="4A798B71" w:rsidR="0069631E" w:rsidRDefault="0069631E" w:rsidP="0069631E">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To enhance knowledge transfer of modern technology to the youth</w:t>
      </w:r>
    </w:p>
    <w:p w14:paraId="33E740C6" w14:textId="1122F94E" w:rsidR="0069631E" w:rsidRPr="00636711" w:rsidRDefault="0069631E" w:rsidP="00636711">
      <w:pPr>
        <w:pStyle w:val="ListParagraph"/>
        <w:numPr>
          <w:ilvl w:val="1"/>
          <w:numId w:val="40"/>
        </w:num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To provide training to NGO and children development </w:t>
      </w:r>
      <w:proofErr w:type="spellStart"/>
      <w:r>
        <w:rPr>
          <w:rFonts w:ascii="Times New Roman" w:hAnsi="Times New Roman" w:cs="Times New Roman"/>
        </w:rPr>
        <w:t>center</w:t>
      </w:r>
      <w:proofErr w:type="spellEnd"/>
      <w:r>
        <w:rPr>
          <w:rFonts w:ascii="Times New Roman" w:hAnsi="Times New Roman" w:cs="Times New Roman"/>
        </w:rPr>
        <w:t xml:space="preserve"> to enhance their capacity on engineering application</w:t>
      </w:r>
    </w:p>
    <w:p w14:paraId="0F36B787" w14:textId="77777777" w:rsidR="00765F6C" w:rsidRDefault="00765F6C" w:rsidP="00765F6C">
      <w:pPr>
        <w:spacing w:after="0"/>
        <w:jc w:val="both"/>
        <w:rPr>
          <w:rFonts w:ascii="Times New Roman" w:hAnsi="Times New Roman" w:cs="Times New Roman"/>
        </w:rPr>
      </w:pPr>
    </w:p>
    <w:p w14:paraId="412B7283" w14:textId="77777777" w:rsidR="00765F6C" w:rsidRDefault="00765F6C" w:rsidP="00765F6C">
      <w:pPr>
        <w:spacing w:after="0"/>
        <w:jc w:val="both"/>
        <w:rPr>
          <w:rFonts w:ascii="Times New Roman" w:hAnsi="Times New Roman" w:cs="Times New Roman"/>
        </w:rPr>
      </w:pPr>
      <w:r>
        <w:rPr>
          <w:rFonts w:ascii="Times New Roman" w:hAnsi="Times New Roman" w:cs="Times New Roman"/>
        </w:rPr>
        <w:t xml:space="preserve">The updated OPC Committee Members List with relative functions is in Annex 6.4.1 </w:t>
      </w:r>
    </w:p>
    <w:p w14:paraId="146F0CEE" w14:textId="77777777" w:rsidR="00622F1A" w:rsidRDefault="00622F1A" w:rsidP="00FA5CCC">
      <w:pPr>
        <w:pStyle w:val="Heading1"/>
        <w:rPr>
          <w:rFonts w:ascii="Times New Roman" w:hAnsi="Times New Roman" w:cs="Times New Roman"/>
          <w:b/>
          <w:color w:val="auto"/>
          <w:sz w:val="24"/>
          <w:szCs w:val="24"/>
        </w:rPr>
      </w:pPr>
    </w:p>
    <w:p w14:paraId="16BCBC4A" w14:textId="77777777" w:rsidR="00FA5CCC" w:rsidRPr="00B36D3C" w:rsidRDefault="00FA5CCC" w:rsidP="00FA5CCC">
      <w:pPr>
        <w:pStyle w:val="Heading1"/>
        <w:rPr>
          <w:rFonts w:ascii="Times New Roman" w:hAnsi="Times New Roman" w:cs="Times New Roman"/>
          <w:b/>
          <w:color w:val="auto"/>
          <w:sz w:val="24"/>
          <w:szCs w:val="24"/>
        </w:rPr>
      </w:pPr>
      <w:r w:rsidRPr="00B36D3C">
        <w:rPr>
          <w:rFonts w:ascii="Times New Roman" w:hAnsi="Times New Roman" w:cs="Times New Roman"/>
          <w:b/>
          <w:color w:val="auto"/>
          <w:sz w:val="24"/>
          <w:szCs w:val="24"/>
        </w:rPr>
        <w:t>SECTION 7: HUMANITARIAN ENGINEERING TRAINING</w:t>
      </w:r>
    </w:p>
    <w:p w14:paraId="61901695" w14:textId="77777777" w:rsidR="00FA5CCC" w:rsidRDefault="00FA5CCC" w:rsidP="00FA5CCC">
      <w:pPr>
        <w:jc w:val="both"/>
        <w:rPr>
          <w:rFonts w:ascii="Times New Roman" w:hAnsi="Times New Roman" w:cs="Times New Roman"/>
        </w:rPr>
      </w:pPr>
    </w:p>
    <w:p w14:paraId="6FBF38B4" w14:textId="77777777" w:rsidR="00FA5CCC" w:rsidRDefault="00FA5CCC" w:rsidP="00FA5CCC">
      <w:pPr>
        <w:jc w:val="both"/>
        <w:rPr>
          <w:rFonts w:ascii="Times New Roman" w:hAnsi="Times New Roman" w:cs="Times New Roman"/>
          <w:b/>
        </w:rPr>
      </w:pPr>
      <w:r>
        <w:rPr>
          <w:rFonts w:ascii="Times New Roman" w:hAnsi="Times New Roman" w:cs="Times New Roman"/>
          <w:b/>
        </w:rPr>
        <w:t>7.1 Description and General Information</w:t>
      </w:r>
    </w:p>
    <w:p w14:paraId="15EF44C8" w14:textId="77777777" w:rsidR="00FA5CCC" w:rsidRDefault="00FA5CCC" w:rsidP="00FA5CCC">
      <w:pPr>
        <w:spacing w:after="0"/>
        <w:jc w:val="both"/>
        <w:rPr>
          <w:rFonts w:ascii="Times New Roman" w:hAnsi="Times New Roman" w:cs="Times New Roman"/>
        </w:rPr>
      </w:pPr>
      <w:r w:rsidRPr="004206DE">
        <w:rPr>
          <w:rFonts w:ascii="Times New Roman" w:hAnsi="Times New Roman" w:cs="Times New Roman"/>
        </w:rPr>
        <w:t xml:space="preserve">The Humanitarian Engineering Training Committee (HETC) was officially formed in February 2017. Its missions are to accelerate betterment in life of disadvantaged communities and provide sustainable development, through people-oriented and strength-based training approaches. These are in line with the missions of EWB-HK. </w:t>
      </w:r>
    </w:p>
    <w:p w14:paraId="172E7C02" w14:textId="77777777" w:rsidR="00FA5CCC" w:rsidRPr="004206DE" w:rsidRDefault="00FA5CCC" w:rsidP="00FA5CCC">
      <w:pPr>
        <w:spacing w:after="0"/>
        <w:jc w:val="both"/>
        <w:rPr>
          <w:rFonts w:ascii="Times New Roman" w:hAnsi="Times New Roman" w:cs="Times New Roman"/>
        </w:rPr>
      </w:pPr>
    </w:p>
    <w:p w14:paraId="6D5819E9" w14:textId="77777777" w:rsidR="00FA5CCC" w:rsidRDefault="00FA5CCC" w:rsidP="00FA5CCC">
      <w:pPr>
        <w:spacing w:after="0"/>
        <w:jc w:val="both"/>
        <w:rPr>
          <w:rFonts w:ascii="Times New Roman" w:hAnsi="Times New Roman" w:cs="Times New Roman"/>
        </w:rPr>
      </w:pPr>
      <w:r w:rsidRPr="004206DE">
        <w:rPr>
          <w:rFonts w:ascii="Times New Roman" w:hAnsi="Times New Roman" w:cs="Times New Roman"/>
        </w:rPr>
        <w:lastRenderedPageBreak/>
        <w:t xml:space="preserve"> </w:t>
      </w:r>
      <w:r>
        <w:rPr>
          <w:rFonts w:ascii="Times New Roman" w:hAnsi="Times New Roman" w:cs="Times New Roman"/>
          <w:noProof/>
          <w:lang w:val="en-US" w:eastAsia="en-US"/>
        </w:rPr>
        <w:drawing>
          <wp:inline distT="0" distB="0" distL="0" distR="0" wp14:anchorId="41A3D042" wp14:editId="44794101">
            <wp:extent cx="5107940" cy="3278500"/>
            <wp:effectExtent l="0" t="0" r="0" b="0"/>
            <wp:docPr id="23" name="Picture 23" descr="Macintosh HD:Users:canzonettaclaudio:Desktop:Screen Shot 2019-06-16 at 8.38.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acintosh HD:Users:canzonettaclaudio:Desktop:Screen Shot 2019-06-16 at 8.38.52 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7992" t="18210" r="17568" b="25926"/>
                    <a:stretch/>
                  </pic:blipFill>
                  <pic:spPr bwMode="auto">
                    <a:xfrm>
                      <a:off x="0" y="0"/>
                      <a:ext cx="5107940" cy="3278500"/>
                    </a:xfrm>
                    <a:prstGeom prst="rect">
                      <a:avLst/>
                    </a:prstGeom>
                    <a:noFill/>
                    <a:ln>
                      <a:noFill/>
                    </a:ln>
                    <a:extLst>
                      <a:ext uri="{53640926-AAD7-44d8-BBD7-CCE9431645EC}">
                        <a14:shadowObscured xmlns:a14="http://schemas.microsoft.com/office/drawing/2010/main"/>
                      </a:ext>
                    </a:extLst>
                  </pic:spPr>
                </pic:pic>
              </a:graphicData>
            </a:graphic>
          </wp:inline>
        </w:drawing>
      </w:r>
    </w:p>
    <w:p w14:paraId="034FCD7F" w14:textId="77777777" w:rsidR="00622F1A" w:rsidRDefault="00622F1A" w:rsidP="00FA5CCC">
      <w:pPr>
        <w:spacing w:after="0"/>
        <w:jc w:val="both"/>
        <w:rPr>
          <w:rFonts w:ascii="Times New Roman" w:hAnsi="Times New Roman" w:cs="Times New Roman"/>
        </w:rPr>
      </w:pPr>
    </w:p>
    <w:p w14:paraId="67E700E5" w14:textId="77777777" w:rsidR="00FA5CCC" w:rsidRDefault="00FA5CCC" w:rsidP="00FA5CCC">
      <w:pPr>
        <w:spacing w:after="0"/>
        <w:jc w:val="both"/>
        <w:rPr>
          <w:rFonts w:ascii="Times New Roman" w:hAnsi="Times New Roman" w:cs="Times New Roman"/>
        </w:rPr>
      </w:pPr>
      <w:r w:rsidRPr="004206DE">
        <w:rPr>
          <w:rFonts w:ascii="Times New Roman" w:hAnsi="Times New Roman" w:cs="Times New Roman"/>
        </w:rPr>
        <w:t xml:space="preserve">The vision of HETC is to establish a humanitarian engineering resources (manpower and knowledge) hub in Hong Kong and serving nearby regions, such that the trained volunteers (not necessarily with technical background) can be equipped with basic service and technical skills, and then serve local and overseas NGOs / communities with humanitarian and social related services. </w:t>
      </w:r>
    </w:p>
    <w:p w14:paraId="241A37C5" w14:textId="77777777" w:rsidR="00FA5CCC" w:rsidRPr="004206DE" w:rsidRDefault="00FA5CCC" w:rsidP="00FA5CCC">
      <w:pPr>
        <w:spacing w:after="0"/>
        <w:jc w:val="both"/>
        <w:rPr>
          <w:rFonts w:ascii="Times New Roman" w:hAnsi="Times New Roman" w:cs="Times New Roman"/>
        </w:rPr>
      </w:pPr>
    </w:p>
    <w:p w14:paraId="1CDA4D98" w14:textId="77777777" w:rsidR="00FA5CCC" w:rsidRDefault="00FA5CCC" w:rsidP="00FA5CCC">
      <w:pPr>
        <w:spacing w:after="0"/>
        <w:jc w:val="both"/>
        <w:rPr>
          <w:rFonts w:ascii="Times New Roman" w:hAnsi="Times New Roman" w:cs="Times New Roman"/>
          <w:b/>
          <w:bCs/>
        </w:rPr>
      </w:pPr>
      <w:r>
        <w:rPr>
          <w:rFonts w:ascii="Times New Roman" w:hAnsi="Times New Roman" w:cs="Times New Roman"/>
          <w:b/>
          <w:bCs/>
        </w:rPr>
        <w:t>7</w:t>
      </w:r>
      <w:r w:rsidRPr="004206DE">
        <w:rPr>
          <w:rFonts w:ascii="Times New Roman" w:hAnsi="Times New Roman" w:cs="Times New Roman"/>
          <w:b/>
          <w:bCs/>
        </w:rPr>
        <w:t xml:space="preserve">.2. Objectives </w:t>
      </w:r>
    </w:p>
    <w:p w14:paraId="278B3C1B" w14:textId="77777777" w:rsidR="00622F1A" w:rsidRPr="004206DE" w:rsidRDefault="00622F1A" w:rsidP="00FA5CCC">
      <w:pPr>
        <w:spacing w:after="0"/>
        <w:jc w:val="both"/>
        <w:rPr>
          <w:rFonts w:ascii="Times New Roman" w:hAnsi="Times New Roman" w:cs="Times New Roman"/>
        </w:rPr>
      </w:pPr>
    </w:p>
    <w:p w14:paraId="7DDF8F90" w14:textId="77777777" w:rsidR="00FA5CCC" w:rsidRPr="004206DE" w:rsidRDefault="00FA5CCC" w:rsidP="00622F1A">
      <w:pPr>
        <w:spacing w:after="0"/>
        <w:ind w:left="360"/>
        <w:jc w:val="both"/>
        <w:rPr>
          <w:rFonts w:ascii="Times New Roman" w:hAnsi="Times New Roman" w:cs="Times New Roman"/>
        </w:rPr>
      </w:pPr>
      <w:r w:rsidRPr="004206DE">
        <w:rPr>
          <w:rFonts w:ascii="Times New Roman" w:hAnsi="Times New Roman" w:cs="Times New Roman"/>
        </w:rPr>
        <w:t>a)  Conduct trainings that align with the missions of HETC and address the aspects rendered in the United Nations’ Sustainable Development Goals;  </w:t>
      </w:r>
    </w:p>
    <w:p w14:paraId="0493953B" w14:textId="77777777" w:rsidR="00FA5CCC" w:rsidRPr="004206DE" w:rsidRDefault="00FA5CCC" w:rsidP="00622F1A">
      <w:pPr>
        <w:spacing w:after="0"/>
        <w:ind w:left="360"/>
        <w:jc w:val="both"/>
        <w:rPr>
          <w:rFonts w:ascii="Times New Roman" w:hAnsi="Times New Roman" w:cs="Times New Roman"/>
        </w:rPr>
      </w:pPr>
      <w:r w:rsidRPr="004206DE">
        <w:rPr>
          <w:rFonts w:ascii="Times New Roman" w:hAnsi="Times New Roman" w:cs="Times New Roman"/>
        </w:rPr>
        <w:t>b)  Foster the capacity building on humanitarian engineering in humanitarian and community services related NGOs;  </w:t>
      </w:r>
    </w:p>
    <w:p w14:paraId="2CD0AD1C" w14:textId="77777777" w:rsidR="00FA5CCC" w:rsidRPr="004206DE" w:rsidRDefault="00FA5CCC" w:rsidP="00622F1A">
      <w:pPr>
        <w:spacing w:after="0"/>
        <w:ind w:left="360"/>
        <w:jc w:val="both"/>
        <w:rPr>
          <w:rFonts w:ascii="Times New Roman" w:hAnsi="Times New Roman" w:cs="Times New Roman"/>
        </w:rPr>
      </w:pPr>
      <w:r w:rsidRPr="004206DE">
        <w:rPr>
          <w:rFonts w:ascii="Times New Roman" w:hAnsi="Times New Roman" w:cs="Times New Roman"/>
        </w:rPr>
        <w:t>c)  Enhance the technical and non-technical competence of volunteers, that in turn with benefits to the projects managed by EWB-HK and other NGOs;  </w:t>
      </w:r>
    </w:p>
    <w:p w14:paraId="5C8DD93F" w14:textId="77777777" w:rsidR="00FA5CCC" w:rsidRPr="004206DE" w:rsidRDefault="00FA5CCC" w:rsidP="00622F1A">
      <w:pPr>
        <w:spacing w:after="0"/>
        <w:ind w:left="360"/>
        <w:jc w:val="both"/>
        <w:rPr>
          <w:rFonts w:ascii="Times New Roman" w:hAnsi="Times New Roman" w:cs="Times New Roman"/>
        </w:rPr>
      </w:pPr>
      <w:r w:rsidRPr="004206DE">
        <w:rPr>
          <w:rFonts w:ascii="Times New Roman" w:hAnsi="Times New Roman" w:cs="Times New Roman"/>
        </w:rPr>
        <w:t>d)  Create a knowledge and skill learning, sharing and transfer culture in EWB-HK;  </w:t>
      </w:r>
    </w:p>
    <w:p w14:paraId="48D42A11" w14:textId="77777777" w:rsidR="00FA5CCC" w:rsidRPr="004206DE" w:rsidRDefault="00FA5CCC" w:rsidP="00622F1A">
      <w:pPr>
        <w:spacing w:after="0"/>
        <w:ind w:left="360"/>
        <w:jc w:val="both"/>
        <w:rPr>
          <w:rFonts w:ascii="Times New Roman" w:hAnsi="Times New Roman" w:cs="Times New Roman"/>
        </w:rPr>
      </w:pPr>
      <w:proofErr w:type="gramStart"/>
      <w:r w:rsidRPr="004206DE">
        <w:rPr>
          <w:rFonts w:ascii="Times New Roman" w:hAnsi="Times New Roman" w:cs="Times New Roman"/>
        </w:rPr>
        <w:t>e)  Promote</w:t>
      </w:r>
      <w:proofErr w:type="gramEnd"/>
      <w:r w:rsidRPr="004206DE">
        <w:rPr>
          <w:rFonts w:ascii="Times New Roman" w:hAnsi="Times New Roman" w:cs="Times New Roman"/>
        </w:rPr>
        <w:t xml:space="preserve"> stakeholders collaborations in training course development and for relevant resources supports;  </w:t>
      </w:r>
    </w:p>
    <w:p w14:paraId="0E5EA266" w14:textId="77777777" w:rsidR="00FA5CCC" w:rsidRDefault="00FA5CCC" w:rsidP="00622F1A">
      <w:pPr>
        <w:spacing w:after="0"/>
        <w:ind w:left="360"/>
        <w:jc w:val="both"/>
        <w:rPr>
          <w:rFonts w:ascii="Times New Roman" w:hAnsi="Times New Roman" w:cs="Times New Roman"/>
        </w:rPr>
      </w:pPr>
      <w:r w:rsidRPr="004206DE">
        <w:rPr>
          <w:rFonts w:ascii="Times New Roman" w:hAnsi="Times New Roman" w:cs="Times New Roman"/>
        </w:rPr>
        <w:t>f)  Manage training programs in financially sustainable basis;  </w:t>
      </w:r>
    </w:p>
    <w:p w14:paraId="5F88DCD3" w14:textId="77777777" w:rsidR="00FA5CCC" w:rsidRDefault="00FA5CCC" w:rsidP="00FA5CCC">
      <w:pPr>
        <w:spacing w:after="0"/>
        <w:jc w:val="both"/>
        <w:rPr>
          <w:rFonts w:ascii="Times New Roman" w:hAnsi="Times New Roman" w:cs="Times New Roman"/>
        </w:rPr>
      </w:pPr>
    </w:p>
    <w:p w14:paraId="208C6638" w14:textId="77777777" w:rsidR="00FA5CCC" w:rsidRDefault="00FA5CCC" w:rsidP="00FA5CCC">
      <w:pPr>
        <w:spacing w:after="0"/>
        <w:jc w:val="both"/>
        <w:rPr>
          <w:rFonts w:ascii="Times New Roman" w:hAnsi="Times New Roman" w:cs="Times New Roman"/>
        </w:rPr>
      </w:pPr>
    </w:p>
    <w:p w14:paraId="453A2479" w14:textId="77777777" w:rsidR="00FA5CCC" w:rsidRPr="004206DE" w:rsidRDefault="00FA5CCC" w:rsidP="00FA5CCC">
      <w:pPr>
        <w:spacing w:after="0"/>
        <w:jc w:val="both"/>
        <w:rPr>
          <w:rFonts w:ascii="Times New Roman" w:hAnsi="Times New Roman" w:cs="Times New Roman"/>
        </w:rPr>
      </w:pPr>
    </w:p>
    <w:p w14:paraId="6295FD49" w14:textId="77777777" w:rsidR="00FA5CCC" w:rsidRPr="004206DE" w:rsidRDefault="00FA5CCC" w:rsidP="00FA5CCC">
      <w:pPr>
        <w:spacing w:after="0"/>
        <w:jc w:val="both"/>
        <w:rPr>
          <w:rFonts w:ascii="Times New Roman" w:hAnsi="Times New Roman" w:cs="Times New Roman"/>
        </w:rPr>
      </w:pPr>
      <w:r>
        <w:rPr>
          <w:rFonts w:ascii="Times New Roman" w:hAnsi="Times New Roman" w:cs="Times New Roman"/>
          <w:b/>
          <w:bCs/>
        </w:rPr>
        <w:t>7</w:t>
      </w:r>
      <w:r w:rsidRPr="004206DE">
        <w:rPr>
          <w:rFonts w:ascii="Times New Roman" w:hAnsi="Times New Roman" w:cs="Times New Roman"/>
          <w:b/>
          <w:bCs/>
        </w:rPr>
        <w:t xml:space="preserve">.3. Core Values </w:t>
      </w:r>
    </w:p>
    <w:p w14:paraId="2F22D6BA" w14:textId="77777777" w:rsidR="00FA5CCC" w:rsidRPr="004206DE" w:rsidRDefault="00FA5CCC" w:rsidP="00FA5CCC">
      <w:pPr>
        <w:spacing w:after="0"/>
        <w:jc w:val="both"/>
        <w:rPr>
          <w:rFonts w:ascii="Times New Roman" w:hAnsi="Times New Roman" w:cs="Times New Roman"/>
        </w:rPr>
      </w:pPr>
      <w:r w:rsidRPr="004206DE">
        <w:rPr>
          <w:rFonts w:ascii="Times New Roman" w:hAnsi="Times New Roman" w:cs="Times New Roman"/>
        </w:rPr>
        <w:t xml:space="preserve"> </w:t>
      </w:r>
    </w:p>
    <w:p w14:paraId="6694650D" w14:textId="77777777" w:rsidR="00FA5CCC" w:rsidRDefault="00FA5CCC" w:rsidP="00FA5CCC">
      <w:pPr>
        <w:spacing w:after="0"/>
        <w:jc w:val="both"/>
        <w:rPr>
          <w:rFonts w:ascii="Times New Roman" w:hAnsi="Times New Roman" w:cs="Times New Roman"/>
        </w:rPr>
      </w:pPr>
    </w:p>
    <w:p w14:paraId="65F58880" w14:textId="77777777" w:rsidR="00FA5CCC" w:rsidRDefault="00FA5CCC" w:rsidP="00FA5CCC">
      <w:pPr>
        <w:spacing w:after="0"/>
        <w:jc w:val="both"/>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7ABFA9B6" wp14:editId="25DEAFF8">
            <wp:extent cx="5353590" cy="2938780"/>
            <wp:effectExtent l="0" t="0" r="6350" b="7620"/>
            <wp:docPr id="24" name="Picture 24" descr="Macintosh HD:Users:canzonettaclaudio:Desktop:Screen Shot 2019-06-16 at 8.41.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acintosh HD:Users:canzonettaclaudio:Desktop:Screen Shot 2019-06-16 at 8.41.01 A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992" t="30864" r="26641" b="29321"/>
                    <a:stretch/>
                  </pic:blipFill>
                  <pic:spPr bwMode="auto">
                    <a:xfrm>
                      <a:off x="0" y="0"/>
                      <a:ext cx="5354786" cy="2939437"/>
                    </a:xfrm>
                    <a:prstGeom prst="rect">
                      <a:avLst/>
                    </a:prstGeom>
                    <a:noFill/>
                    <a:ln>
                      <a:noFill/>
                    </a:ln>
                    <a:extLst>
                      <a:ext uri="{53640926-AAD7-44d8-BBD7-CCE9431645EC}">
                        <a14:shadowObscured xmlns:a14="http://schemas.microsoft.com/office/drawing/2010/main"/>
                      </a:ext>
                    </a:extLst>
                  </pic:spPr>
                </pic:pic>
              </a:graphicData>
            </a:graphic>
          </wp:inline>
        </w:drawing>
      </w:r>
    </w:p>
    <w:p w14:paraId="17827C1B" w14:textId="77777777" w:rsidR="00FA5CCC" w:rsidRPr="004206DE" w:rsidRDefault="00FA5CCC" w:rsidP="00FA5CCC">
      <w:pPr>
        <w:spacing w:after="0"/>
        <w:jc w:val="both"/>
        <w:rPr>
          <w:rFonts w:ascii="Times New Roman" w:hAnsi="Times New Roman" w:cs="Times New Roman"/>
        </w:rPr>
      </w:pPr>
    </w:p>
    <w:p w14:paraId="03DFD6FA" w14:textId="77777777" w:rsidR="00FA5CCC" w:rsidRDefault="00FA5CCC" w:rsidP="00FA5CCC">
      <w:pPr>
        <w:spacing w:after="0"/>
        <w:jc w:val="both"/>
        <w:rPr>
          <w:rFonts w:ascii="Times New Roman" w:hAnsi="Times New Roman" w:cs="Times New Roman"/>
        </w:rPr>
      </w:pPr>
      <w:r w:rsidRPr="00D24D70">
        <w:rPr>
          <w:rFonts w:ascii="Times New Roman" w:hAnsi="Times New Roman" w:cs="Times New Roman"/>
        </w:rPr>
        <w:br/>
      </w:r>
    </w:p>
    <w:p w14:paraId="3D46ED04" w14:textId="77777777" w:rsidR="00FA5CCC" w:rsidRPr="00D24D70" w:rsidRDefault="00FA5CCC" w:rsidP="00FA5CCC">
      <w:pPr>
        <w:spacing w:after="0"/>
        <w:jc w:val="both"/>
        <w:rPr>
          <w:rFonts w:ascii="Times New Roman" w:hAnsi="Times New Roman" w:cs="Times New Roman"/>
        </w:rPr>
      </w:pPr>
    </w:p>
    <w:p w14:paraId="64FF9522" w14:textId="77777777" w:rsidR="00FA5CCC" w:rsidRDefault="00FA5CCC" w:rsidP="00FA5CCC">
      <w:pPr>
        <w:spacing w:after="0"/>
        <w:rPr>
          <w:rFonts w:ascii="Times New Roman" w:hAnsi="Times New Roman" w:cs="Times New Roman"/>
          <w:b/>
        </w:rPr>
      </w:pPr>
      <w:r>
        <w:rPr>
          <w:rFonts w:ascii="Times New Roman" w:hAnsi="Times New Roman" w:cs="Times New Roman"/>
          <w:b/>
        </w:rPr>
        <w:t>7.4 Committee Structure</w:t>
      </w:r>
    </w:p>
    <w:p w14:paraId="3C091BA8" w14:textId="77777777" w:rsidR="00FA5CCC" w:rsidRDefault="00FA5CCC" w:rsidP="00FA5CCC">
      <w:pPr>
        <w:spacing w:after="0"/>
        <w:rPr>
          <w:rFonts w:ascii="Times New Roman" w:hAnsi="Times New Roman" w:cs="Times New Roman"/>
          <w:b/>
        </w:rPr>
      </w:pPr>
    </w:p>
    <w:p w14:paraId="4476E1DC" w14:textId="77777777" w:rsidR="00FA5CCC" w:rsidRDefault="00FA5CCC" w:rsidP="00FA5CCC">
      <w:pPr>
        <w:spacing w:after="0"/>
        <w:jc w:val="both"/>
        <w:rPr>
          <w:rFonts w:ascii="Times New Roman" w:hAnsi="Times New Roman" w:cs="Times New Roman"/>
        </w:rPr>
      </w:pPr>
      <w:r>
        <w:rPr>
          <w:rFonts w:ascii="Times New Roman" w:hAnsi="Times New Roman" w:cs="Times New Roman"/>
        </w:rPr>
        <w:t>Humanitarian Engineering Training Committee (HETC) is led by a Committee Chairman. This position is appointed directly by EWB-HK Board of Directors. The appointment remains effective until Chairman resigns or is replaced by the Board of Directors, via written notification.</w:t>
      </w:r>
    </w:p>
    <w:p w14:paraId="1FC388FE" w14:textId="77777777" w:rsidR="00FA5CCC" w:rsidRDefault="00FA5CCC" w:rsidP="00FA5CCC">
      <w:pPr>
        <w:spacing w:after="0"/>
        <w:jc w:val="both"/>
        <w:rPr>
          <w:rFonts w:ascii="Times New Roman" w:hAnsi="Times New Roman" w:cs="Times New Roman"/>
        </w:rPr>
      </w:pPr>
      <w:r>
        <w:rPr>
          <w:rFonts w:ascii="Times New Roman" w:hAnsi="Times New Roman" w:cs="Times New Roman"/>
        </w:rPr>
        <w:t xml:space="preserve">Committee Chairman determines the composition of the Committee and the Committee Members. Among these he/she shall appoint a Committee Secretary and a Treasurer. </w:t>
      </w:r>
    </w:p>
    <w:p w14:paraId="2B6B4A79" w14:textId="77777777" w:rsidR="00FA5CCC" w:rsidRDefault="00FA5CCC" w:rsidP="00FA5CCC">
      <w:pPr>
        <w:spacing w:after="0"/>
        <w:jc w:val="both"/>
        <w:rPr>
          <w:rFonts w:ascii="Times New Roman" w:hAnsi="Times New Roman" w:cs="Times New Roman"/>
        </w:rPr>
      </w:pPr>
      <w:r>
        <w:rPr>
          <w:rFonts w:ascii="Times New Roman" w:hAnsi="Times New Roman" w:cs="Times New Roman"/>
        </w:rPr>
        <w:t>Roles of these position are defined as following:</w:t>
      </w:r>
    </w:p>
    <w:p w14:paraId="4E14C166" w14:textId="77777777" w:rsidR="00FA5CCC" w:rsidRDefault="00FA5CCC" w:rsidP="00FA5CCC">
      <w:pPr>
        <w:spacing w:after="0"/>
        <w:jc w:val="both"/>
        <w:rPr>
          <w:rFonts w:ascii="Times New Roman" w:hAnsi="Times New Roman" w:cs="Times New Roman"/>
        </w:rPr>
      </w:pPr>
    </w:p>
    <w:p w14:paraId="0D4C3DCD" w14:textId="77777777" w:rsidR="00FA5CCC" w:rsidRDefault="00FA5CCC" w:rsidP="00FA5CCC">
      <w:pPr>
        <w:spacing w:after="0"/>
        <w:jc w:val="both"/>
        <w:rPr>
          <w:rFonts w:ascii="Times New Roman" w:hAnsi="Times New Roman" w:cs="Times New Roman"/>
        </w:rPr>
      </w:pPr>
      <w:r>
        <w:rPr>
          <w:rFonts w:ascii="Times New Roman" w:hAnsi="Times New Roman" w:cs="Times New Roman"/>
        </w:rPr>
        <w:t xml:space="preserve">Chairman </w:t>
      </w:r>
      <w:r>
        <w:rPr>
          <w:rFonts w:ascii="Times New Roman" w:hAnsi="Times New Roman" w:cs="Times New Roman"/>
        </w:rPr>
        <w:tab/>
        <w:t>1. Overall leadership of the Committee</w:t>
      </w:r>
    </w:p>
    <w:p w14:paraId="40EB897C"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 Develop and maintain Committee Annual Plan</w:t>
      </w:r>
    </w:p>
    <w:p w14:paraId="270633BD" w14:textId="1879851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 Supervi</w:t>
      </w:r>
      <w:r w:rsidR="00740E86">
        <w:rPr>
          <w:rFonts w:ascii="Times New Roman" w:hAnsi="Times New Roman" w:cs="Times New Roman"/>
        </w:rPr>
        <w:t>se overall operations to fulfil</w:t>
      </w:r>
      <w:r>
        <w:rPr>
          <w:rFonts w:ascii="Times New Roman" w:hAnsi="Times New Roman" w:cs="Times New Roman"/>
        </w:rPr>
        <w:t xml:space="preserve"> missions and objectives of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Committee</w:t>
      </w:r>
    </w:p>
    <w:p w14:paraId="33FB9D65" w14:textId="77777777" w:rsidR="00FA5CCC" w:rsidRDefault="00FA5CCC" w:rsidP="00FA5CCC">
      <w:pPr>
        <w:spacing w:after="0"/>
        <w:jc w:val="both"/>
        <w:rPr>
          <w:rFonts w:ascii="Times New Roman" w:hAnsi="Times New Roman" w:cs="Times New Roman"/>
        </w:rPr>
      </w:pPr>
    </w:p>
    <w:p w14:paraId="56D20D52" w14:textId="77777777" w:rsidR="00FA5CCC" w:rsidRDefault="00FA5CCC" w:rsidP="00FA5CCC">
      <w:pPr>
        <w:spacing w:after="0"/>
        <w:jc w:val="both"/>
        <w:rPr>
          <w:rFonts w:ascii="Times New Roman" w:hAnsi="Times New Roman" w:cs="Times New Roman"/>
        </w:rPr>
      </w:pPr>
      <w:r>
        <w:rPr>
          <w:rFonts w:ascii="Times New Roman" w:hAnsi="Times New Roman" w:cs="Times New Roman"/>
        </w:rPr>
        <w:t>Secretary</w:t>
      </w:r>
      <w:r>
        <w:rPr>
          <w:rFonts w:ascii="Times New Roman" w:hAnsi="Times New Roman" w:cs="Times New Roman"/>
        </w:rPr>
        <w:tab/>
        <w:t>1. Convene Committee meetings</w:t>
      </w:r>
    </w:p>
    <w:p w14:paraId="5355F6A1"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 Maintain and update Committee Member list, CV of instructors, trainers, </w:t>
      </w:r>
      <w:r>
        <w:rPr>
          <w:rFonts w:ascii="Times New Roman" w:hAnsi="Times New Roman" w:cs="Times New Roman"/>
        </w:rPr>
        <w:tab/>
      </w:r>
      <w:r>
        <w:rPr>
          <w:rFonts w:ascii="Times New Roman" w:hAnsi="Times New Roman" w:cs="Times New Roman"/>
        </w:rPr>
        <w:tab/>
        <w:t xml:space="preserve">    advisors, etc.</w:t>
      </w:r>
    </w:p>
    <w:p w14:paraId="23E35149"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 General Secretarial work</w:t>
      </w:r>
    </w:p>
    <w:p w14:paraId="62B22C58"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4. Ensure compliance to the Personal Data (Privacy) Ordinance</w:t>
      </w:r>
    </w:p>
    <w:p w14:paraId="685C091A" w14:textId="77777777" w:rsidR="00FA5CCC" w:rsidRDefault="00FA5CCC" w:rsidP="00FA5CCC">
      <w:pPr>
        <w:spacing w:after="0"/>
        <w:jc w:val="both"/>
        <w:rPr>
          <w:rFonts w:ascii="Times New Roman" w:hAnsi="Times New Roman" w:cs="Times New Roman"/>
        </w:rPr>
      </w:pPr>
    </w:p>
    <w:p w14:paraId="2DD6222F" w14:textId="77777777" w:rsidR="00FA5CCC" w:rsidRDefault="00FA5CCC" w:rsidP="00FA5CCC">
      <w:pPr>
        <w:spacing w:after="0"/>
        <w:jc w:val="both"/>
        <w:rPr>
          <w:rFonts w:ascii="Times New Roman" w:hAnsi="Times New Roman" w:cs="Times New Roman"/>
        </w:rPr>
      </w:pPr>
      <w:r>
        <w:rPr>
          <w:rFonts w:ascii="Times New Roman" w:hAnsi="Times New Roman" w:cs="Times New Roman"/>
        </w:rPr>
        <w:t>Treasurer</w:t>
      </w:r>
      <w:r>
        <w:rPr>
          <w:rFonts w:ascii="Times New Roman" w:hAnsi="Times New Roman" w:cs="Times New Roman"/>
        </w:rPr>
        <w:tab/>
        <w:t xml:space="preserve">1. Keeping full and accurate records of all financial transactions for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Committee</w:t>
      </w:r>
    </w:p>
    <w:p w14:paraId="0AEA2298"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 Present a full financial report in EWB-HK Annual General Meeting</w:t>
      </w:r>
    </w:p>
    <w:p w14:paraId="533DD990"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  Manage sponsorship and donations</w:t>
      </w:r>
    </w:p>
    <w:p w14:paraId="06D059EF" w14:textId="77777777" w:rsidR="00FA5CCC" w:rsidRDefault="00FA5CCC" w:rsidP="00FA5CCC">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4. Effect payments on behalf of the committee</w:t>
      </w:r>
    </w:p>
    <w:p w14:paraId="451C8626" w14:textId="77777777" w:rsidR="006C6D81" w:rsidRDefault="006C6D81" w:rsidP="00FA5CCC">
      <w:pPr>
        <w:spacing w:after="0"/>
        <w:jc w:val="both"/>
        <w:rPr>
          <w:rFonts w:ascii="Times New Roman" w:hAnsi="Times New Roman" w:cs="Times New Roman"/>
        </w:rPr>
      </w:pPr>
    </w:p>
    <w:p w14:paraId="0216D987" w14:textId="77777777" w:rsidR="00FA5CCC" w:rsidRDefault="00FA5CCC" w:rsidP="00FA5CCC">
      <w:pPr>
        <w:spacing w:after="0"/>
        <w:jc w:val="both"/>
        <w:rPr>
          <w:rFonts w:ascii="Times New Roman" w:hAnsi="Times New Roman" w:cs="Times New Roman"/>
        </w:rPr>
      </w:pPr>
      <w:r>
        <w:rPr>
          <w:rFonts w:ascii="Times New Roman" w:hAnsi="Times New Roman" w:cs="Times New Roman"/>
        </w:rPr>
        <w:t>The updated HET</w:t>
      </w:r>
      <w:r w:rsidRPr="00150185">
        <w:rPr>
          <w:rFonts w:ascii="Times New Roman" w:hAnsi="Times New Roman" w:cs="Times New Roman"/>
        </w:rPr>
        <w:t xml:space="preserve">C Committee Members List with </w:t>
      </w:r>
      <w:r>
        <w:rPr>
          <w:rFonts w:ascii="Times New Roman" w:hAnsi="Times New Roman" w:cs="Times New Roman"/>
        </w:rPr>
        <w:t>relative functions is in Annex 7</w:t>
      </w:r>
      <w:r w:rsidRPr="00150185">
        <w:rPr>
          <w:rFonts w:ascii="Times New Roman" w:hAnsi="Times New Roman" w:cs="Times New Roman"/>
        </w:rPr>
        <w:t>.4.1</w:t>
      </w:r>
    </w:p>
    <w:p w14:paraId="3AD4D578" w14:textId="77777777" w:rsidR="00765F6C" w:rsidRDefault="00765F6C" w:rsidP="00765F6C">
      <w:pPr>
        <w:spacing w:after="0"/>
        <w:jc w:val="both"/>
        <w:rPr>
          <w:rFonts w:ascii="Times New Roman" w:hAnsi="Times New Roman" w:cs="Times New Roman"/>
        </w:rPr>
      </w:pPr>
    </w:p>
    <w:p w14:paraId="4F8C60B5" w14:textId="77777777" w:rsidR="00713ACA" w:rsidRPr="00B36D3C" w:rsidRDefault="00713ACA" w:rsidP="00713ACA">
      <w:pPr>
        <w:pStyle w:val="Heading1"/>
        <w:rPr>
          <w:rFonts w:ascii="Times New Roman" w:hAnsi="Times New Roman" w:cs="Times New Roman"/>
          <w:b/>
          <w:color w:val="auto"/>
          <w:sz w:val="24"/>
          <w:szCs w:val="24"/>
        </w:rPr>
      </w:pPr>
      <w:r w:rsidRPr="00B36D3C">
        <w:rPr>
          <w:rFonts w:ascii="Times New Roman" w:hAnsi="Times New Roman" w:cs="Times New Roman"/>
          <w:b/>
          <w:color w:val="auto"/>
          <w:sz w:val="24"/>
          <w:szCs w:val="24"/>
        </w:rPr>
        <w:lastRenderedPageBreak/>
        <w:t xml:space="preserve">SECTION </w:t>
      </w:r>
      <w:r>
        <w:rPr>
          <w:rFonts w:ascii="Times New Roman" w:hAnsi="Times New Roman" w:cs="Times New Roman"/>
          <w:b/>
          <w:color w:val="auto"/>
          <w:sz w:val="24"/>
          <w:szCs w:val="24"/>
        </w:rPr>
        <w:t>8: YOUNG MEMBERS GROUP</w:t>
      </w:r>
    </w:p>
    <w:p w14:paraId="5766E727" w14:textId="77777777" w:rsidR="00713ACA" w:rsidRDefault="00713ACA" w:rsidP="00713ACA">
      <w:pPr>
        <w:jc w:val="both"/>
        <w:rPr>
          <w:rFonts w:ascii="Times New Roman" w:hAnsi="Times New Roman" w:cs="Times New Roman"/>
        </w:rPr>
      </w:pPr>
    </w:p>
    <w:p w14:paraId="21BEB67C" w14:textId="77777777" w:rsidR="00713ACA" w:rsidRDefault="00713ACA" w:rsidP="00713ACA">
      <w:pPr>
        <w:jc w:val="both"/>
        <w:rPr>
          <w:rFonts w:ascii="Times New Roman" w:hAnsi="Times New Roman" w:cs="Times New Roman"/>
          <w:b/>
        </w:rPr>
      </w:pPr>
      <w:r>
        <w:rPr>
          <w:rFonts w:ascii="Times New Roman" w:hAnsi="Times New Roman" w:cs="Times New Roman"/>
          <w:b/>
        </w:rPr>
        <w:t>8.1 Description and General Information</w:t>
      </w:r>
    </w:p>
    <w:p w14:paraId="2C6B7B6E" w14:textId="77777777" w:rsidR="00713ACA" w:rsidRPr="00044B1D" w:rsidRDefault="00713ACA" w:rsidP="00713ACA">
      <w:pPr>
        <w:spacing w:after="0"/>
        <w:jc w:val="both"/>
        <w:rPr>
          <w:rFonts w:ascii="Times New Roman" w:hAnsi="Times New Roman" w:cs="Times New Roman"/>
        </w:rPr>
      </w:pPr>
      <w:r w:rsidRPr="00044B1D">
        <w:rPr>
          <w:rFonts w:ascii="Times New Roman" w:hAnsi="Times New Roman" w:cs="Times New Roman"/>
        </w:rPr>
        <w:t xml:space="preserve">Young Members Group </w:t>
      </w:r>
      <w:r>
        <w:rPr>
          <w:rFonts w:ascii="Times New Roman" w:hAnsi="Times New Roman" w:cs="Times New Roman"/>
        </w:rPr>
        <w:t>(</w:t>
      </w:r>
      <w:r w:rsidRPr="00044B1D">
        <w:rPr>
          <w:rFonts w:ascii="Times New Roman" w:hAnsi="Times New Roman" w:cs="Times New Roman"/>
        </w:rPr>
        <w:t>YMG</w:t>
      </w:r>
      <w:r>
        <w:rPr>
          <w:rFonts w:ascii="Times New Roman" w:hAnsi="Times New Roman" w:cs="Times New Roman"/>
        </w:rPr>
        <w:t>)</w:t>
      </w:r>
      <w:r w:rsidRPr="00044B1D">
        <w:rPr>
          <w:rFonts w:ascii="Times New Roman" w:hAnsi="Times New Roman" w:cs="Times New Roman"/>
        </w:rPr>
        <w:t xml:space="preserve"> Committee was inaugurated on 21 October 2011.  The first YMG was formed by students from the University of Hong Kong (HKU) and fresh graduates from the City University of Hong Kong (</w:t>
      </w:r>
      <w:proofErr w:type="spellStart"/>
      <w:r w:rsidRPr="00044B1D">
        <w:rPr>
          <w:rFonts w:ascii="Times New Roman" w:hAnsi="Times New Roman" w:cs="Times New Roman"/>
        </w:rPr>
        <w:t>CityU</w:t>
      </w:r>
      <w:proofErr w:type="spellEnd"/>
      <w:r w:rsidRPr="00044B1D">
        <w:rPr>
          <w:rFonts w:ascii="Times New Roman" w:hAnsi="Times New Roman" w:cs="Times New Roman"/>
        </w:rPr>
        <w:t>). The provisional student chapter of the Hong Kong University of Science and Technology (HKUST) was formed in April 2013.</w:t>
      </w:r>
    </w:p>
    <w:p w14:paraId="326AF045" w14:textId="77777777" w:rsidR="00713ACA" w:rsidRDefault="00713ACA" w:rsidP="00713ACA">
      <w:pPr>
        <w:spacing w:after="0"/>
        <w:jc w:val="both"/>
        <w:rPr>
          <w:rFonts w:ascii="Times New Roman" w:hAnsi="Times New Roman" w:cs="Times New Roman"/>
        </w:rPr>
      </w:pPr>
      <w:r>
        <w:rPr>
          <w:rFonts w:ascii="Times New Roman" w:hAnsi="Times New Roman" w:cs="Times New Roman"/>
        </w:rPr>
        <w:t>YMG</w:t>
      </w:r>
      <w:r w:rsidRPr="00044B1D">
        <w:rPr>
          <w:rFonts w:ascii="Times New Roman" w:hAnsi="Times New Roman" w:cs="Times New Roman"/>
        </w:rPr>
        <w:t xml:space="preserve"> is a platform to gather young persons and students to organize activities in line with our missions. In these few years, YMG has been successfully developed and completed several self-financed engineering-based service trips in the Mainland China and Cambodia. </w:t>
      </w:r>
    </w:p>
    <w:p w14:paraId="4B906194" w14:textId="77777777" w:rsidR="00713ACA" w:rsidRDefault="00713ACA" w:rsidP="00713ACA">
      <w:pPr>
        <w:spacing w:after="0"/>
        <w:jc w:val="both"/>
        <w:rPr>
          <w:rFonts w:ascii="Times New Roman" w:hAnsi="Times New Roman" w:cs="Times New Roman"/>
        </w:rPr>
      </w:pPr>
    </w:p>
    <w:p w14:paraId="7CFC54C9" w14:textId="77777777" w:rsidR="00713ACA" w:rsidRDefault="00713ACA" w:rsidP="00713ACA">
      <w:pPr>
        <w:spacing w:after="0"/>
        <w:jc w:val="both"/>
        <w:rPr>
          <w:rFonts w:ascii="Times New Roman" w:hAnsi="Times New Roman" w:cs="Times New Roman"/>
        </w:rPr>
      </w:pPr>
      <w:r>
        <w:rPr>
          <w:rFonts w:ascii="Times New Roman" w:hAnsi="Times New Roman" w:cs="Times New Roman"/>
          <w:bCs/>
        </w:rPr>
        <w:t>YMG's slogan is "</w:t>
      </w:r>
      <w:r w:rsidRPr="00044B1D">
        <w:rPr>
          <w:rFonts w:ascii="Times New Roman" w:hAnsi="Times New Roman" w:cs="Times New Roman"/>
        </w:rPr>
        <w:t>Enlightened with Engineering, Serve the Community</w:t>
      </w:r>
      <w:r>
        <w:rPr>
          <w:rFonts w:ascii="Times New Roman" w:hAnsi="Times New Roman" w:cs="Times New Roman"/>
        </w:rPr>
        <w:t>".</w:t>
      </w:r>
    </w:p>
    <w:p w14:paraId="774DA40B" w14:textId="77777777" w:rsidR="00713ACA" w:rsidRPr="00CB3DF9" w:rsidRDefault="00713ACA" w:rsidP="00713ACA">
      <w:pPr>
        <w:spacing w:after="0"/>
        <w:jc w:val="both"/>
        <w:rPr>
          <w:rFonts w:ascii="Times New Roman" w:hAnsi="Times New Roman" w:cs="Times New Roman"/>
          <w:bCs/>
        </w:rPr>
      </w:pPr>
      <w:r>
        <w:rPr>
          <w:rFonts w:ascii="Times New Roman" w:hAnsi="Times New Roman" w:cs="Times New Roman"/>
        </w:rPr>
        <w:t>Its missions are to:</w:t>
      </w:r>
    </w:p>
    <w:p w14:paraId="789B321A" w14:textId="77777777" w:rsidR="00713ACA" w:rsidRPr="00044B1D" w:rsidRDefault="00713ACA" w:rsidP="00713ACA">
      <w:pPr>
        <w:numPr>
          <w:ilvl w:val="0"/>
          <w:numId w:val="17"/>
        </w:numPr>
        <w:spacing w:after="0"/>
        <w:jc w:val="both"/>
        <w:rPr>
          <w:rFonts w:ascii="Times New Roman" w:hAnsi="Times New Roman" w:cs="Times New Roman"/>
        </w:rPr>
      </w:pPr>
      <w:r w:rsidRPr="00044B1D">
        <w:rPr>
          <w:rFonts w:ascii="Times New Roman" w:hAnsi="Times New Roman" w:cs="Times New Roman"/>
        </w:rPr>
        <w:t>Create a sense of excitement and enthusiasm about solving technical development problems within cultural and social context.</w:t>
      </w:r>
    </w:p>
    <w:p w14:paraId="74DE163D" w14:textId="77777777" w:rsidR="00713ACA" w:rsidRPr="00044B1D" w:rsidRDefault="00713ACA" w:rsidP="00713ACA">
      <w:pPr>
        <w:numPr>
          <w:ilvl w:val="0"/>
          <w:numId w:val="17"/>
        </w:numPr>
        <w:spacing w:after="0"/>
        <w:jc w:val="both"/>
        <w:rPr>
          <w:rFonts w:ascii="Times New Roman" w:hAnsi="Times New Roman" w:cs="Times New Roman"/>
        </w:rPr>
      </w:pPr>
      <w:r w:rsidRPr="00044B1D">
        <w:rPr>
          <w:rFonts w:ascii="Times New Roman" w:hAnsi="Times New Roman" w:cs="Times New Roman"/>
        </w:rPr>
        <w:t>Work with EWB-HK to transfer appropriate technologies to the community.</w:t>
      </w:r>
    </w:p>
    <w:p w14:paraId="070819AD" w14:textId="77777777" w:rsidR="00713ACA" w:rsidRPr="00044B1D" w:rsidRDefault="00713ACA" w:rsidP="00713ACA">
      <w:pPr>
        <w:numPr>
          <w:ilvl w:val="0"/>
          <w:numId w:val="17"/>
        </w:numPr>
        <w:spacing w:after="0"/>
        <w:jc w:val="both"/>
        <w:rPr>
          <w:rFonts w:ascii="Times New Roman" w:hAnsi="Times New Roman" w:cs="Times New Roman"/>
        </w:rPr>
      </w:pPr>
      <w:r w:rsidRPr="00044B1D">
        <w:rPr>
          <w:rFonts w:ascii="Times New Roman" w:hAnsi="Times New Roman" w:cs="Times New Roman"/>
        </w:rPr>
        <w:t>Encourage young generation to put the missions of EWB-HK into practice.</w:t>
      </w:r>
    </w:p>
    <w:p w14:paraId="5CCDAA88" w14:textId="77777777" w:rsidR="00713ACA" w:rsidRPr="00044B1D" w:rsidRDefault="00713ACA" w:rsidP="00713ACA">
      <w:pPr>
        <w:spacing w:after="0"/>
        <w:jc w:val="both"/>
        <w:rPr>
          <w:rFonts w:ascii="Times New Roman" w:hAnsi="Times New Roman" w:cs="Times New Roman"/>
        </w:rPr>
      </w:pPr>
    </w:p>
    <w:p w14:paraId="59141572" w14:textId="77777777" w:rsidR="00713ACA" w:rsidRDefault="00713ACA" w:rsidP="00713ACA">
      <w:pPr>
        <w:spacing w:after="0"/>
        <w:jc w:val="both"/>
        <w:rPr>
          <w:rFonts w:ascii="Times New Roman" w:hAnsi="Times New Roman" w:cs="Times New Roman"/>
          <w:b/>
          <w:bCs/>
        </w:rPr>
      </w:pPr>
      <w:r>
        <w:rPr>
          <w:rFonts w:ascii="Times New Roman" w:hAnsi="Times New Roman" w:cs="Times New Roman"/>
          <w:b/>
          <w:bCs/>
        </w:rPr>
        <w:t xml:space="preserve">8.2 </w:t>
      </w:r>
      <w:r w:rsidRPr="00044B1D">
        <w:rPr>
          <w:rFonts w:ascii="Times New Roman" w:hAnsi="Times New Roman" w:cs="Times New Roman"/>
          <w:b/>
          <w:bCs/>
        </w:rPr>
        <w:t>Objectives</w:t>
      </w:r>
    </w:p>
    <w:p w14:paraId="4838E998" w14:textId="77777777" w:rsidR="00342092" w:rsidRPr="00044B1D" w:rsidRDefault="00342092" w:rsidP="00713ACA">
      <w:pPr>
        <w:spacing w:after="0"/>
        <w:jc w:val="both"/>
        <w:rPr>
          <w:rFonts w:ascii="Times New Roman" w:hAnsi="Times New Roman" w:cs="Times New Roman"/>
          <w:b/>
          <w:bCs/>
        </w:rPr>
      </w:pPr>
    </w:p>
    <w:p w14:paraId="7287A1C9"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Recruit members and volunteers in tertiary educational institution.</w:t>
      </w:r>
    </w:p>
    <w:p w14:paraId="58568106"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Connect with student chapters of overseas EWBs.</w:t>
      </w:r>
    </w:p>
    <w:p w14:paraId="09A09754"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Cooperate with tertiary educational institutions to promote the works of EWB-HK.</w:t>
      </w:r>
    </w:p>
    <w:p w14:paraId="70DA2450"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Cultivate the leadership and spontaneity of students.</w:t>
      </w:r>
    </w:p>
    <w:p w14:paraId="7BB0171B"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Participate in the activities organized by EWB-HK.</w:t>
      </w:r>
    </w:p>
    <w:p w14:paraId="2D73655D"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Promote practical application of engineering knowledge amongst students.</w:t>
      </w:r>
    </w:p>
    <w:p w14:paraId="3F0472AF"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Coordinate and review joint student chapter or partnering projects and activities.</w:t>
      </w:r>
    </w:p>
    <w:p w14:paraId="28B06B82"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Provide guidance and mentoring support to Student Chapters to enrich their individual potential and team development.</w:t>
      </w:r>
    </w:p>
    <w:p w14:paraId="13191C17"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Develop relationships with faculties of tertiary educational institutions, professional and institutional partners.</w:t>
      </w:r>
    </w:p>
    <w:p w14:paraId="45576B3B"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Assist in locating potential funding sources.</w:t>
      </w:r>
    </w:p>
    <w:p w14:paraId="45B99E36"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Assist in strategic planning for YMG.</w:t>
      </w:r>
    </w:p>
    <w:p w14:paraId="7CF7470B"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Promote and spread the spirit and activities of YMG among institutions.</w:t>
      </w:r>
    </w:p>
    <w:p w14:paraId="356D7180"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Review and endorse the annual plans as proposed by student chapters.</w:t>
      </w:r>
    </w:p>
    <w:p w14:paraId="42A802C2" w14:textId="77777777" w:rsidR="00713ACA" w:rsidRPr="00044B1D" w:rsidRDefault="00713ACA" w:rsidP="00713ACA">
      <w:pPr>
        <w:numPr>
          <w:ilvl w:val="0"/>
          <w:numId w:val="18"/>
        </w:numPr>
        <w:spacing w:after="0"/>
        <w:jc w:val="both"/>
        <w:rPr>
          <w:rFonts w:ascii="Times New Roman" w:hAnsi="Times New Roman" w:cs="Times New Roman"/>
        </w:rPr>
      </w:pPr>
      <w:r w:rsidRPr="00044B1D">
        <w:rPr>
          <w:rFonts w:ascii="Times New Roman" w:hAnsi="Times New Roman" w:cs="Times New Roman"/>
        </w:rPr>
        <w:t>Endorse the annual appointment of student chapter’s committee.</w:t>
      </w:r>
    </w:p>
    <w:p w14:paraId="427E9C5A" w14:textId="77777777" w:rsidR="00713ACA" w:rsidRDefault="00713ACA" w:rsidP="00713ACA">
      <w:pPr>
        <w:spacing w:after="0"/>
        <w:jc w:val="both"/>
        <w:rPr>
          <w:rFonts w:ascii="Times New Roman" w:hAnsi="Times New Roman" w:cs="Times New Roman"/>
        </w:rPr>
      </w:pPr>
    </w:p>
    <w:p w14:paraId="0E40F44D" w14:textId="77777777" w:rsidR="00713ACA" w:rsidRDefault="00713ACA" w:rsidP="00713ACA">
      <w:pPr>
        <w:spacing w:after="0"/>
        <w:jc w:val="both"/>
        <w:rPr>
          <w:rFonts w:ascii="Times New Roman" w:hAnsi="Times New Roman" w:cs="Times New Roman"/>
          <w:b/>
          <w:bCs/>
        </w:rPr>
      </w:pPr>
      <w:r>
        <w:rPr>
          <w:rFonts w:ascii="Times New Roman" w:hAnsi="Times New Roman" w:cs="Times New Roman"/>
          <w:b/>
          <w:bCs/>
        </w:rPr>
        <w:t>8.3 Core Values</w:t>
      </w:r>
    </w:p>
    <w:p w14:paraId="4A66580A" w14:textId="77777777" w:rsidR="00342092" w:rsidRDefault="00342092" w:rsidP="00713ACA">
      <w:pPr>
        <w:spacing w:after="0"/>
        <w:jc w:val="both"/>
        <w:rPr>
          <w:rFonts w:ascii="Times New Roman" w:hAnsi="Times New Roman" w:cs="Times New Roman"/>
          <w:b/>
          <w:bCs/>
        </w:rPr>
      </w:pPr>
    </w:p>
    <w:p w14:paraId="6CE8EC03" w14:textId="77777777" w:rsidR="00713ACA" w:rsidRDefault="00713ACA" w:rsidP="00713ACA">
      <w:pPr>
        <w:spacing w:after="0"/>
        <w:jc w:val="both"/>
        <w:rPr>
          <w:rFonts w:ascii="Times New Roman" w:hAnsi="Times New Roman" w:cs="Times New Roman"/>
        </w:rPr>
      </w:pPr>
      <w:r w:rsidRPr="00044B1D">
        <w:rPr>
          <w:rFonts w:ascii="Times New Roman" w:hAnsi="Times New Roman" w:cs="Times New Roman"/>
          <w:noProof/>
          <w:lang w:val="en-US" w:eastAsia="en-US"/>
        </w:rPr>
        <w:lastRenderedPageBreak/>
        <w:drawing>
          <wp:inline distT="0" distB="0" distL="0" distR="0" wp14:anchorId="102F0606" wp14:editId="7706DAAF">
            <wp:extent cx="3488742" cy="3609340"/>
            <wp:effectExtent l="0" t="0" r="0" b="0"/>
            <wp:docPr id="5" name="Picture 5" descr="MG Core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 Core Valu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213" cy="3609827"/>
                    </a:xfrm>
                    <a:prstGeom prst="rect">
                      <a:avLst/>
                    </a:prstGeom>
                    <a:noFill/>
                    <a:ln>
                      <a:noFill/>
                    </a:ln>
                  </pic:spPr>
                </pic:pic>
              </a:graphicData>
            </a:graphic>
          </wp:inline>
        </w:drawing>
      </w:r>
    </w:p>
    <w:p w14:paraId="3EB31837" w14:textId="77777777" w:rsidR="00713ACA" w:rsidRDefault="00713ACA" w:rsidP="00713ACA">
      <w:pPr>
        <w:spacing w:after="0"/>
        <w:jc w:val="both"/>
        <w:rPr>
          <w:rFonts w:ascii="Times New Roman" w:hAnsi="Times New Roman" w:cs="Times New Roman"/>
          <w:b/>
          <w:bCs/>
        </w:rPr>
      </w:pPr>
    </w:p>
    <w:p w14:paraId="77B4C9D2" w14:textId="77777777" w:rsidR="00713ACA" w:rsidRDefault="00713ACA" w:rsidP="00713ACA">
      <w:pPr>
        <w:spacing w:after="0"/>
        <w:jc w:val="both"/>
        <w:rPr>
          <w:rFonts w:ascii="Times New Roman" w:hAnsi="Times New Roman" w:cs="Times New Roman"/>
          <w:b/>
        </w:rPr>
      </w:pPr>
      <w:r>
        <w:rPr>
          <w:rFonts w:ascii="Times New Roman" w:hAnsi="Times New Roman" w:cs="Times New Roman"/>
          <w:b/>
        </w:rPr>
        <w:t>8.4 Committee Structure</w:t>
      </w:r>
    </w:p>
    <w:p w14:paraId="6DAF874E" w14:textId="77777777" w:rsidR="00713ACA" w:rsidRDefault="00713ACA" w:rsidP="00713ACA">
      <w:pPr>
        <w:spacing w:after="0"/>
        <w:jc w:val="both"/>
        <w:rPr>
          <w:rFonts w:ascii="Times New Roman" w:hAnsi="Times New Roman" w:cs="Times New Roman"/>
          <w:b/>
        </w:rPr>
      </w:pPr>
    </w:p>
    <w:p w14:paraId="01E6ABA8" w14:textId="77777777" w:rsidR="00713ACA" w:rsidRDefault="00713ACA" w:rsidP="00713ACA">
      <w:pPr>
        <w:spacing w:after="0"/>
        <w:jc w:val="both"/>
        <w:rPr>
          <w:rFonts w:ascii="Times New Roman" w:hAnsi="Times New Roman" w:cs="Times New Roman"/>
        </w:rPr>
      </w:pPr>
      <w:r>
        <w:rPr>
          <w:rFonts w:ascii="Times New Roman" w:hAnsi="Times New Roman" w:cs="Times New Roman"/>
        </w:rPr>
        <w:t>YMG is led by a Committee Chairman. This position is appointed directly by EWB-HK Board of Directors. The appointment remains effective until Chairman resigns or is replaced by the Board of Directors, via written notification.</w:t>
      </w:r>
    </w:p>
    <w:p w14:paraId="09540A4D" w14:textId="77777777" w:rsidR="00713ACA" w:rsidRDefault="00713ACA" w:rsidP="00713ACA">
      <w:pPr>
        <w:spacing w:after="0"/>
        <w:jc w:val="both"/>
        <w:rPr>
          <w:rFonts w:ascii="Times New Roman" w:hAnsi="Times New Roman" w:cs="Times New Roman"/>
        </w:rPr>
      </w:pPr>
      <w:r>
        <w:rPr>
          <w:rFonts w:ascii="Times New Roman" w:hAnsi="Times New Roman" w:cs="Times New Roman"/>
        </w:rPr>
        <w:t xml:space="preserve">Committee Chairman determines the composition of the Committee and the Committee Members. Among these he/she shall appoint a Committee Secretary and a Treasurer. </w:t>
      </w:r>
    </w:p>
    <w:p w14:paraId="781BDD46" w14:textId="77777777" w:rsidR="00713ACA" w:rsidRDefault="00713ACA" w:rsidP="00713ACA">
      <w:pPr>
        <w:spacing w:after="0"/>
        <w:jc w:val="both"/>
        <w:rPr>
          <w:rFonts w:ascii="Times New Roman" w:hAnsi="Times New Roman" w:cs="Times New Roman"/>
        </w:rPr>
      </w:pPr>
      <w:r>
        <w:rPr>
          <w:rFonts w:ascii="Times New Roman" w:hAnsi="Times New Roman" w:cs="Times New Roman"/>
        </w:rPr>
        <w:t>Roles of these position are defined as following:</w:t>
      </w:r>
    </w:p>
    <w:p w14:paraId="6004CB31" w14:textId="77777777" w:rsidR="00713ACA" w:rsidRDefault="00713ACA" w:rsidP="00713ACA">
      <w:pPr>
        <w:spacing w:after="0"/>
        <w:jc w:val="both"/>
        <w:rPr>
          <w:rFonts w:ascii="Times New Roman" w:hAnsi="Times New Roman" w:cs="Times New Roman"/>
        </w:rPr>
      </w:pPr>
    </w:p>
    <w:p w14:paraId="32F402C6" w14:textId="77777777" w:rsidR="00713ACA" w:rsidRDefault="00713ACA" w:rsidP="00713ACA">
      <w:pPr>
        <w:spacing w:after="0"/>
        <w:jc w:val="both"/>
        <w:rPr>
          <w:rFonts w:ascii="Times New Roman" w:hAnsi="Times New Roman" w:cs="Times New Roman"/>
        </w:rPr>
      </w:pPr>
      <w:r>
        <w:rPr>
          <w:rFonts w:ascii="Times New Roman" w:hAnsi="Times New Roman" w:cs="Times New Roman"/>
        </w:rPr>
        <w:t xml:space="preserve">Chairman </w:t>
      </w:r>
      <w:r>
        <w:rPr>
          <w:rFonts w:ascii="Times New Roman" w:hAnsi="Times New Roman" w:cs="Times New Roman"/>
        </w:rPr>
        <w:tab/>
        <w:t>1. Overall leadership of the Committee</w:t>
      </w:r>
    </w:p>
    <w:p w14:paraId="561B35F4"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 Develop and maintain Committee Annual Plan</w:t>
      </w:r>
    </w:p>
    <w:p w14:paraId="6CF1AB2D"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3. Supervise overall operations to </w:t>
      </w:r>
      <w:proofErr w:type="spellStart"/>
      <w:r>
        <w:rPr>
          <w:rFonts w:ascii="Times New Roman" w:hAnsi="Times New Roman" w:cs="Times New Roman"/>
        </w:rPr>
        <w:t>fulfill</w:t>
      </w:r>
      <w:proofErr w:type="spellEnd"/>
      <w:r>
        <w:rPr>
          <w:rFonts w:ascii="Times New Roman" w:hAnsi="Times New Roman" w:cs="Times New Roman"/>
        </w:rPr>
        <w:t xml:space="preserve"> missions and objectives of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Committee</w:t>
      </w:r>
    </w:p>
    <w:p w14:paraId="0E40DFE0" w14:textId="77777777" w:rsidR="00713ACA" w:rsidRDefault="00713ACA" w:rsidP="00713ACA">
      <w:pPr>
        <w:spacing w:after="0"/>
        <w:jc w:val="both"/>
        <w:rPr>
          <w:rFonts w:ascii="Times New Roman" w:hAnsi="Times New Roman" w:cs="Times New Roman"/>
        </w:rPr>
      </w:pPr>
    </w:p>
    <w:p w14:paraId="69D95808" w14:textId="77777777" w:rsidR="00713ACA" w:rsidRDefault="00713ACA" w:rsidP="00713ACA">
      <w:pPr>
        <w:spacing w:after="0"/>
        <w:jc w:val="both"/>
        <w:rPr>
          <w:rFonts w:ascii="Times New Roman" w:hAnsi="Times New Roman" w:cs="Times New Roman"/>
        </w:rPr>
      </w:pPr>
      <w:r>
        <w:rPr>
          <w:rFonts w:ascii="Times New Roman" w:hAnsi="Times New Roman" w:cs="Times New Roman"/>
        </w:rPr>
        <w:t>Secretary</w:t>
      </w:r>
      <w:r>
        <w:rPr>
          <w:rFonts w:ascii="Times New Roman" w:hAnsi="Times New Roman" w:cs="Times New Roman"/>
        </w:rPr>
        <w:tab/>
        <w:t>1. Convene Committee meetings</w:t>
      </w:r>
    </w:p>
    <w:p w14:paraId="52132BEF"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 Maintain and update Committee Member list, CV of instructors, trainers, </w:t>
      </w:r>
      <w:r>
        <w:rPr>
          <w:rFonts w:ascii="Times New Roman" w:hAnsi="Times New Roman" w:cs="Times New Roman"/>
        </w:rPr>
        <w:tab/>
      </w:r>
      <w:r>
        <w:rPr>
          <w:rFonts w:ascii="Times New Roman" w:hAnsi="Times New Roman" w:cs="Times New Roman"/>
        </w:rPr>
        <w:tab/>
        <w:t xml:space="preserve">    advisors, etc.</w:t>
      </w:r>
    </w:p>
    <w:p w14:paraId="4489416C"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 General Secretarial work</w:t>
      </w:r>
    </w:p>
    <w:p w14:paraId="609F9EA7"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4. Ensure compliance to the Personal Data (Privacy) Ordinance</w:t>
      </w:r>
    </w:p>
    <w:p w14:paraId="66966560" w14:textId="77777777" w:rsidR="00713ACA" w:rsidRDefault="00713ACA" w:rsidP="00713ACA">
      <w:pPr>
        <w:spacing w:after="0"/>
        <w:jc w:val="both"/>
        <w:rPr>
          <w:rFonts w:ascii="Times New Roman" w:hAnsi="Times New Roman" w:cs="Times New Roman"/>
        </w:rPr>
      </w:pPr>
    </w:p>
    <w:p w14:paraId="32BC059E" w14:textId="77777777" w:rsidR="00713ACA" w:rsidRDefault="00713ACA" w:rsidP="00713ACA">
      <w:pPr>
        <w:spacing w:after="0"/>
        <w:jc w:val="both"/>
        <w:rPr>
          <w:rFonts w:ascii="Times New Roman" w:hAnsi="Times New Roman" w:cs="Times New Roman"/>
        </w:rPr>
      </w:pPr>
      <w:r>
        <w:rPr>
          <w:rFonts w:ascii="Times New Roman" w:hAnsi="Times New Roman" w:cs="Times New Roman"/>
        </w:rPr>
        <w:t>Treasurer</w:t>
      </w:r>
      <w:r>
        <w:rPr>
          <w:rFonts w:ascii="Times New Roman" w:hAnsi="Times New Roman" w:cs="Times New Roman"/>
        </w:rPr>
        <w:tab/>
        <w:t xml:space="preserve">1. Keeping full and accurate records of all financial transactions for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Committee</w:t>
      </w:r>
    </w:p>
    <w:p w14:paraId="72304DE5"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 Present a full financial report in EWB-HK Annual General Meeting</w:t>
      </w:r>
    </w:p>
    <w:p w14:paraId="42293FAE" w14:textId="77777777"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  Manage sponsorship and donations</w:t>
      </w:r>
    </w:p>
    <w:p w14:paraId="34BEA0E3" w14:textId="0D820F56" w:rsidR="00713ACA" w:rsidRDefault="00713ACA" w:rsidP="00713ACA">
      <w:pP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4. Effect payments on behalf of the committee</w:t>
      </w:r>
    </w:p>
    <w:p w14:paraId="5193212B" w14:textId="146C610A" w:rsidR="00E907DC" w:rsidRDefault="00E907DC" w:rsidP="00713ACA">
      <w:pPr>
        <w:spacing w:after="0"/>
        <w:jc w:val="both"/>
        <w:rPr>
          <w:rFonts w:ascii="Times New Roman" w:hAnsi="Times New Roman" w:cs="Times New Roman"/>
        </w:rPr>
      </w:pPr>
    </w:p>
    <w:p w14:paraId="64494757" w14:textId="77777777" w:rsidR="00E907DC" w:rsidRDefault="00E907DC" w:rsidP="00713ACA">
      <w:pPr>
        <w:spacing w:after="0"/>
        <w:jc w:val="both"/>
        <w:rPr>
          <w:rFonts w:ascii="Times New Roman" w:hAnsi="Times New Roman" w:cs="Times New Roman"/>
        </w:rPr>
      </w:pPr>
    </w:p>
    <w:p w14:paraId="7756D393" w14:textId="77777777" w:rsidR="00E907DC" w:rsidRDefault="00E907DC" w:rsidP="00713ACA">
      <w:pPr>
        <w:spacing w:after="0"/>
        <w:jc w:val="both"/>
        <w:rPr>
          <w:rFonts w:ascii="Times New Roman" w:hAnsi="Times New Roman" w:cs="Times New Roman"/>
        </w:rPr>
      </w:pPr>
    </w:p>
    <w:p w14:paraId="60454B3C" w14:textId="77777777" w:rsidR="00E907DC" w:rsidRDefault="00E907DC" w:rsidP="00713ACA">
      <w:pPr>
        <w:spacing w:after="0"/>
        <w:jc w:val="both"/>
        <w:rPr>
          <w:rFonts w:ascii="Times New Roman" w:hAnsi="Times New Roman" w:cs="Times New Roman"/>
        </w:rPr>
      </w:pPr>
    </w:p>
    <w:p w14:paraId="1CD37E1F" w14:textId="653DCBF1" w:rsidR="00E907DC" w:rsidRPr="00EE1931" w:rsidRDefault="00E907DC" w:rsidP="00713ACA">
      <w:pPr>
        <w:spacing w:after="0"/>
        <w:jc w:val="both"/>
        <w:rPr>
          <w:rFonts w:ascii="Times New Roman" w:hAnsi="Times New Roman" w:cs="Times New Roman"/>
          <w:b/>
          <w:bCs/>
        </w:rPr>
      </w:pPr>
      <w:r w:rsidRPr="00EE1931">
        <w:rPr>
          <w:rFonts w:ascii="Times New Roman" w:hAnsi="Times New Roman" w:cs="Times New Roman"/>
          <w:b/>
          <w:bCs/>
        </w:rPr>
        <w:lastRenderedPageBreak/>
        <w:t>8.5 Global Citizenship Program</w:t>
      </w:r>
    </w:p>
    <w:p w14:paraId="0EC5D989" w14:textId="57370F58" w:rsidR="00E907DC" w:rsidRDefault="00E907DC" w:rsidP="00713ACA">
      <w:pPr>
        <w:spacing w:after="0"/>
        <w:jc w:val="both"/>
        <w:rPr>
          <w:rFonts w:ascii="Times New Roman" w:hAnsi="Times New Roman" w:cs="Times New Roman"/>
        </w:rPr>
      </w:pPr>
    </w:p>
    <w:p w14:paraId="2E86F2C7" w14:textId="77777777" w:rsidR="00C45DDC" w:rsidRDefault="00B843AF" w:rsidP="00B843AF">
      <w:pPr>
        <w:pStyle w:val="Default"/>
        <w:rPr>
          <w:rFonts w:ascii="Calibri" w:hAnsi="Calibri" w:cs="Calibri"/>
          <w:iCs/>
        </w:rPr>
      </w:pPr>
      <w:r>
        <w:rPr>
          <w:rFonts w:ascii="Calibri" w:hAnsi="Calibri" w:cs="Calibri"/>
          <w:iCs/>
        </w:rPr>
        <w:t xml:space="preserve">The UN Sustainable Development Goals have provided a key challenge for todays engineers in a humanitarian, ethical and technical perspective.  The education of the engineer is very heavily focused on the technical aspects.  The challenge now is to develop in our young engineers the social responsibility to strive for sustainable human development, the UN SDG’s and all Global Challenges.  </w:t>
      </w:r>
    </w:p>
    <w:p w14:paraId="01F2937B" w14:textId="77777777" w:rsidR="00C45DDC" w:rsidRDefault="00C45DDC" w:rsidP="00B843AF">
      <w:pPr>
        <w:pStyle w:val="Default"/>
        <w:rPr>
          <w:rFonts w:ascii="Calibri" w:hAnsi="Calibri" w:cs="Calibri"/>
          <w:iCs/>
        </w:rPr>
      </w:pPr>
    </w:p>
    <w:p w14:paraId="52108C4E" w14:textId="77777777" w:rsidR="00C45DDC" w:rsidRDefault="00B843AF" w:rsidP="00B843AF">
      <w:pPr>
        <w:pStyle w:val="Default"/>
        <w:rPr>
          <w:rFonts w:ascii="Calibri" w:hAnsi="Calibri" w:cs="Calibri"/>
        </w:rPr>
      </w:pPr>
      <w:r w:rsidRPr="00A42654">
        <w:rPr>
          <w:rFonts w:ascii="Calibri" w:hAnsi="Calibri" w:cs="Calibri"/>
        </w:rPr>
        <w:t xml:space="preserve">Engineers, who possess technological solutions to global development problems and challenges, play an important role in promoting sustainable development and implementing innovative solutions.  The </w:t>
      </w:r>
      <w:r w:rsidRPr="00A42654">
        <w:rPr>
          <w:rFonts w:ascii="Calibri" w:hAnsi="Calibri" w:cs="Calibri"/>
          <w:b/>
        </w:rPr>
        <w:t>EWB-HK Global Citizenship Program</w:t>
      </w:r>
      <w:r w:rsidRPr="00A42654">
        <w:rPr>
          <w:rFonts w:ascii="Calibri" w:hAnsi="Calibri" w:cs="Calibri"/>
        </w:rPr>
        <w:t xml:space="preserve"> creates a real and transformative experience by envisaging engineering and science students to commit themselves in building a sustainable world with engineering solutions and becoming our future global leaders in sustainable development. </w:t>
      </w:r>
    </w:p>
    <w:p w14:paraId="3437F97A" w14:textId="77777777" w:rsidR="00C45DDC" w:rsidRDefault="00C45DDC" w:rsidP="00B843AF">
      <w:pPr>
        <w:pStyle w:val="Default"/>
        <w:rPr>
          <w:rFonts w:ascii="Calibri" w:hAnsi="Calibri" w:cs="Calibri"/>
        </w:rPr>
      </w:pPr>
    </w:p>
    <w:p w14:paraId="626A9236" w14:textId="77777777" w:rsidR="00C45DDC" w:rsidRDefault="00B843AF" w:rsidP="00B843AF">
      <w:pPr>
        <w:pStyle w:val="Default"/>
        <w:rPr>
          <w:rFonts w:ascii="Calibri" w:hAnsi="Calibri" w:cs="Calibri"/>
        </w:rPr>
      </w:pPr>
      <w:r w:rsidRPr="00A42654">
        <w:rPr>
          <w:rFonts w:ascii="Calibri" w:hAnsi="Calibri" w:cs="Calibri"/>
        </w:rPr>
        <w:t xml:space="preserve">The program offers a real and transformative experience to plan and implement solutions to engineering based projects to achieve the SDG’s.  The GCP Program Goal is to provide a platform for future engineering leaders to explore the global challenges, to serve the society proactively with global vision, to contribute to the sustainable development goals as global citizens.  </w:t>
      </w:r>
    </w:p>
    <w:p w14:paraId="1C506784" w14:textId="2D781A1A" w:rsidR="00B843AF" w:rsidRDefault="00B843AF" w:rsidP="00B843AF">
      <w:pPr>
        <w:pStyle w:val="Default"/>
        <w:rPr>
          <w:rFonts w:ascii="Calibri" w:hAnsi="Calibri" w:cs="Calibri"/>
        </w:rPr>
      </w:pPr>
      <w:r w:rsidRPr="00A42654">
        <w:rPr>
          <w:rFonts w:ascii="Calibri" w:hAnsi="Calibri" w:cs="Calibri"/>
        </w:rPr>
        <w:t>The Program Approaches Awareness Building, Community Services, Capacity Building, Appropriate Technology, Network Building.</w:t>
      </w:r>
    </w:p>
    <w:p w14:paraId="738E3447" w14:textId="77777777" w:rsidR="00C45DDC" w:rsidRPr="0093698F" w:rsidRDefault="00C45DDC" w:rsidP="00B843AF">
      <w:pPr>
        <w:pStyle w:val="Default"/>
        <w:rPr>
          <w:rFonts w:ascii="Calibri" w:hAnsi="Calibri" w:cs="Calibri"/>
          <w:iCs/>
        </w:rPr>
      </w:pPr>
    </w:p>
    <w:p w14:paraId="539FED19" w14:textId="77777777" w:rsidR="00B843AF" w:rsidRPr="00A42654" w:rsidRDefault="00B843AF" w:rsidP="00B843AF">
      <w:pPr>
        <w:pStyle w:val="Default"/>
        <w:rPr>
          <w:rFonts w:ascii="Calibri" w:hAnsi="Calibri" w:cs="Calibri"/>
        </w:rPr>
      </w:pPr>
      <w:r w:rsidRPr="00A42654">
        <w:rPr>
          <w:rFonts w:ascii="Calibri" w:hAnsi="Calibri" w:cs="Calibri"/>
        </w:rPr>
        <w:t xml:space="preserve">It delivers experiences through 7 Workshops; 2 Local Community Service Excursions; 1 International (Myanmar) Excursion; and a Post Trip Evaluation/Ideation Workshop.  The program is also supported by an Industry Mentorship program.  The outcome of the program is the </w:t>
      </w:r>
      <w:r w:rsidRPr="00A42654">
        <w:rPr>
          <w:rFonts w:ascii="Calibri" w:hAnsi="Calibri" w:cs="Calibri"/>
          <w:b/>
        </w:rPr>
        <w:t>“Change”</w:t>
      </w:r>
      <w:r w:rsidRPr="00A42654">
        <w:rPr>
          <w:rFonts w:ascii="Calibri" w:hAnsi="Calibri" w:cs="Calibri"/>
        </w:rPr>
        <w:t xml:space="preserve"> of young engineers in the sense of global citizenship.  They advance from a conventional engineer to being an engineer with global vision, capable to embrace cross-discipline collaboration.</w:t>
      </w:r>
    </w:p>
    <w:p w14:paraId="7654941C" w14:textId="3957BBA0" w:rsidR="00E907DC" w:rsidRDefault="00E907DC" w:rsidP="00713ACA">
      <w:pPr>
        <w:spacing w:after="0"/>
        <w:jc w:val="both"/>
        <w:rPr>
          <w:rFonts w:ascii="Times New Roman" w:hAnsi="Times New Roman" w:cs="Times New Roman"/>
          <w:lang w:val="en-HK"/>
        </w:rPr>
      </w:pPr>
    </w:p>
    <w:p w14:paraId="75C5BBB1" w14:textId="1CEF29D4" w:rsidR="00B843AF" w:rsidRPr="00EE1931" w:rsidRDefault="00B843AF" w:rsidP="00713ACA">
      <w:pPr>
        <w:spacing w:after="0"/>
        <w:jc w:val="both"/>
        <w:rPr>
          <w:rFonts w:ascii="Times New Roman" w:hAnsi="Times New Roman" w:cs="Times New Roman"/>
          <w:lang w:val="en-HK"/>
        </w:rPr>
      </w:pPr>
      <w:r>
        <w:rPr>
          <w:rFonts w:ascii="Times New Roman" w:hAnsi="Times New Roman" w:cs="Times New Roman"/>
          <w:lang w:val="en-HK"/>
        </w:rPr>
        <w:t>Details on the EWB-HK Global Citizenship Program can found in Appendix 8.5.1 GCP19 Program</w:t>
      </w:r>
    </w:p>
    <w:p w14:paraId="3F4B0279" w14:textId="3BAAB293" w:rsidR="00E907DC" w:rsidRDefault="00E907DC" w:rsidP="00713ACA">
      <w:pPr>
        <w:spacing w:after="0"/>
        <w:jc w:val="both"/>
        <w:rPr>
          <w:rFonts w:ascii="Times New Roman" w:hAnsi="Times New Roman" w:cs="Times New Roman"/>
        </w:rPr>
      </w:pPr>
    </w:p>
    <w:p w14:paraId="1E918A58" w14:textId="77777777" w:rsidR="00E907DC" w:rsidRPr="002370E6" w:rsidRDefault="00E907DC" w:rsidP="00713ACA">
      <w:pPr>
        <w:spacing w:after="0"/>
        <w:jc w:val="both"/>
        <w:rPr>
          <w:rFonts w:ascii="Times New Roman" w:hAnsi="Times New Roman" w:cs="Times New Roman"/>
        </w:rPr>
      </w:pPr>
    </w:p>
    <w:p w14:paraId="5E3F3BDD" w14:textId="77777777" w:rsidR="007923C7" w:rsidRPr="00B36D3C" w:rsidRDefault="007923C7" w:rsidP="007923C7">
      <w:pPr>
        <w:pStyle w:val="Heading1"/>
        <w:rPr>
          <w:rFonts w:ascii="Times New Roman" w:hAnsi="Times New Roman" w:cs="Times New Roman"/>
          <w:b/>
          <w:color w:val="auto"/>
          <w:sz w:val="24"/>
          <w:szCs w:val="24"/>
        </w:rPr>
      </w:pPr>
      <w:r w:rsidRPr="00B36D3C">
        <w:rPr>
          <w:rFonts w:ascii="Times New Roman" w:hAnsi="Times New Roman" w:cs="Times New Roman"/>
          <w:b/>
          <w:color w:val="auto"/>
          <w:sz w:val="24"/>
          <w:szCs w:val="24"/>
        </w:rPr>
        <w:t xml:space="preserve">SECTION </w:t>
      </w:r>
      <w:r>
        <w:rPr>
          <w:rFonts w:ascii="Times New Roman" w:hAnsi="Times New Roman" w:cs="Times New Roman"/>
          <w:b/>
          <w:color w:val="auto"/>
          <w:sz w:val="24"/>
          <w:szCs w:val="24"/>
        </w:rPr>
        <w:t>9: STUDENTS CHAPTERS</w:t>
      </w:r>
    </w:p>
    <w:p w14:paraId="3AE86DF1" w14:textId="77777777" w:rsidR="007923C7" w:rsidRDefault="007923C7" w:rsidP="007923C7">
      <w:pPr>
        <w:jc w:val="both"/>
        <w:rPr>
          <w:rFonts w:ascii="Times New Roman" w:hAnsi="Times New Roman" w:cs="Times New Roman"/>
        </w:rPr>
      </w:pPr>
    </w:p>
    <w:p w14:paraId="01CE9C88" w14:textId="77777777" w:rsidR="007923C7" w:rsidRDefault="007923C7" w:rsidP="007923C7">
      <w:pPr>
        <w:jc w:val="both"/>
        <w:rPr>
          <w:rFonts w:ascii="Times New Roman" w:hAnsi="Times New Roman" w:cs="Times New Roman"/>
          <w:b/>
        </w:rPr>
      </w:pPr>
      <w:r>
        <w:rPr>
          <w:rFonts w:ascii="Times New Roman" w:hAnsi="Times New Roman" w:cs="Times New Roman"/>
          <w:b/>
        </w:rPr>
        <w:t>9.1 Description and General Information</w:t>
      </w:r>
    </w:p>
    <w:p w14:paraId="6E57C90C"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Student chapters are group of students coming from tertiary educational institutions in Hong Kong that refer to YMG Committee for their assembling and daily operation. </w:t>
      </w:r>
    </w:p>
    <w:p w14:paraId="38C8C1AE"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Their relationship with YMG is exemplified by the following diagram: </w:t>
      </w:r>
    </w:p>
    <w:p w14:paraId="08BB0568" w14:textId="77777777" w:rsidR="007923C7" w:rsidRDefault="007923C7" w:rsidP="007923C7">
      <w:pPr>
        <w:spacing w:after="0"/>
        <w:jc w:val="both"/>
        <w:rPr>
          <w:rFonts w:ascii="Times New Roman" w:hAnsi="Times New Roman" w:cs="Times New Roman"/>
        </w:rPr>
      </w:pPr>
    </w:p>
    <w:p w14:paraId="09CB2E6B" w14:textId="77777777" w:rsidR="007923C7" w:rsidRPr="00044B1D" w:rsidRDefault="007923C7" w:rsidP="007923C7">
      <w:pPr>
        <w:spacing w:after="0"/>
        <w:jc w:val="both"/>
        <w:rPr>
          <w:rFonts w:ascii="Times New Roman" w:hAnsi="Times New Roman" w:cs="Times New Roman"/>
        </w:rPr>
      </w:pPr>
      <w:r w:rsidRPr="00D3297C">
        <w:rPr>
          <w:rFonts w:hint="eastAsia"/>
          <w:noProof/>
          <w:lang w:val="en-US" w:eastAsia="en-US"/>
        </w:rPr>
        <w:lastRenderedPageBreak/>
        <w:drawing>
          <wp:inline distT="0" distB="0" distL="0" distR="0" wp14:anchorId="74C70397" wp14:editId="11E1ADF2">
            <wp:extent cx="5274310" cy="3341339"/>
            <wp:effectExtent l="0" t="0" r="0" b="12065"/>
            <wp:docPr id="6" name="Diagram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2C064DC" w14:textId="77777777" w:rsidR="007923C7" w:rsidRDefault="007923C7" w:rsidP="007923C7">
      <w:pPr>
        <w:spacing w:after="0"/>
        <w:jc w:val="both"/>
        <w:rPr>
          <w:rFonts w:ascii="Times New Roman" w:hAnsi="Times New Roman" w:cs="Times New Roman"/>
          <w:b/>
          <w:bCs/>
        </w:rPr>
      </w:pPr>
    </w:p>
    <w:p w14:paraId="39EA2949" w14:textId="77777777" w:rsidR="007923C7" w:rsidRDefault="007923C7" w:rsidP="007923C7">
      <w:pPr>
        <w:spacing w:after="0"/>
        <w:jc w:val="both"/>
        <w:rPr>
          <w:rFonts w:ascii="Times New Roman" w:hAnsi="Times New Roman" w:cs="Times New Roman"/>
          <w:b/>
          <w:bCs/>
        </w:rPr>
      </w:pPr>
      <w:r>
        <w:rPr>
          <w:rFonts w:ascii="Times New Roman" w:hAnsi="Times New Roman" w:cs="Times New Roman"/>
          <w:b/>
          <w:bCs/>
        </w:rPr>
        <w:t xml:space="preserve">9.2 </w:t>
      </w:r>
      <w:r w:rsidRPr="00044B1D">
        <w:rPr>
          <w:rFonts w:ascii="Times New Roman" w:hAnsi="Times New Roman" w:cs="Times New Roman"/>
          <w:b/>
          <w:bCs/>
        </w:rPr>
        <w:t>Objectives</w:t>
      </w:r>
    </w:p>
    <w:p w14:paraId="5A98D31F" w14:textId="77777777" w:rsidR="00DE3643" w:rsidRPr="00044B1D" w:rsidRDefault="00DE3643" w:rsidP="007923C7">
      <w:pPr>
        <w:spacing w:after="0"/>
        <w:jc w:val="both"/>
        <w:rPr>
          <w:rFonts w:ascii="Times New Roman" w:hAnsi="Times New Roman" w:cs="Times New Roman"/>
          <w:b/>
          <w:bCs/>
        </w:rPr>
      </w:pPr>
    </w:p>
    <w:p w14:paraId="673E956E"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Support the values and missions of EWB-HK</w:t>
      </w:r>
    </w:p>
    <w:p w14:paraId="66F79AD7"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Provide chapter leadership and maintain a healthy chapter operation.</w:t>
      </w:r>
    </w:p>
    <w:p w14:paraId="43FC09F0"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Raise awareness of development issues among members and volunteers, as well as to offer the opportunities to solve   technical problems for the communities in need.</w:t>
      </w:r>
    </w:p>
    <w:p w14:paraId="3716223E"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Foster cultural understanding and awareness among students.</w:t>
      </w:r>
    </w:p>
    <w:p w14:paraId="672C6722"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Provide training to students to become internationally responsible engineer.</w:t>
      </w:r>
    </w:p>
    <w:p w14:paraId="2D7D6F8D"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Help disadvantaged communities meet their basic needs.</w:t>
      </w:r>
    </w:p>
    <w:p w14:paraId="402D32CA" w14:textId="77777777" w:rsidR="007923C7" w:rsidRPr="00C31604" w:rsidRDefault="007923C7" w:rsidP="007923C7">
      <w:pPr>
        <w:pStyle w:val="ListParagraph"/>
        <w:numPr>
          <w:ilvl w:val="0"/>
          <w:numId w:val="19"/>
        </w:numPr>
        <w:spacing w:after="0"/>
        <w:jc w:val="both"/>
        <w:rPr>
          <w:rFonts w:ascii="Times New Roman" w:hAnsi="Times New Roman" w:cs="Times New Roman"/>
        </w:rPr>
      </w:pPr>
      <w:r w:rsidRPr="00C31604">
        <w:rPr>
          <w:rFonts w:ascii="Times New Roman" w:hAnsi="Times New Roman" w:cs="Times New Roman"/>
        </w:rPr>
        <w:t>Offer supports to the projects activities and operation of EWB-HK, i.e. supports means involvement in promotion, front line   assistance etc.</w:t>
      </w:r>
    </w:p>
    <w:p w14:paraId="21023C90" w14:textId="77777777" w:rsidR="007923C7" w:rsidRPr="00C31604" w:rsidRDefault="007923C7" w:rsidP="007923C7">
      <w:pPr>
        <w:pStyle w:val="ListParagraph"/>
        <w:numPr>
          <w:ilvl w:val="0"/>
          <w:numId w:val="19"/>
        </w:numPr>
        <w:spacing w:after="0"/>
        <w:jc w:val="both"/>
        <w:rPr>
          <w:rFonts w:ascii="Times New Roman" w:hAnsi="Times New Roman" w:cs="Times New Roman"/>
          <w:b/>
          <w:bCs/>
        </w:rPr>
      </w:pPr>
      <w:r w:rsidRPr="00C31604">
        <w:rPr>
          <w:rFonts w:ascii="Times New Roman" w:hAnsi="Times New Roman" w:cs="Times New Roman"/>
        </w:rPr>
        <w:t>Actively participate in the activities and projects organized by EWB-HK and YMG</w:t>
      </w:r>
    </w:p>
    <w:p w14:paraId="6DDA173C" w14:textId="77777777" w:rsidR="007923C7" w:rsidRDefault="007923C7" w:rsidP="007923C7">
      <w:pPr>
        <w:spacing w:after="0"/>
        <w:jc w:val="both"/>
        <w:rPr>
          <w:rFonts w:ascii="Times New Roman" w:hAnsi="Times New Roman" w:cs="Times New Roman"/>
          <w:b/>
          <w:bCs/>
        </w:rPr>
      </w:pPr>
    </w:p>
    <w:p w14:paraId="62BA381B" w14:textId="77777777" w:rsidR="007923C7" w:rsidRDefault="007923C7" w:rsidP="007923C7">
      <w:pPr>
        <w:spacing w:after="0"/>
        <w:jc w:val="both"/>
        <w:rPr>
          <w:rFonts w:ascii="Times New Roman" w:hAnsi="Times New Roman" w:cs="Times New Roman"/>
          <w:b/>
          <w:bCs/>
        </w:rPr>
      </w:pPr>
    </w:p>
    <w:p w14:paraId="1D073F73" w14:textId="77777777" w:rsidR="007923C7" w:rsidRDefault="007923C7" w:rsidP="007923C7">
      <w:pPr>
        <w:spacing w:after="0"/>
        <w:jc w:val="both"/>
        <w:rPr>
          <w:rFonts w:ascii="Times New Roman" w:hAnsi="Times New Roman" w:cs="Times New Roman"/>
          <w:b/>
          <w:bCs/>
        </w:rPr>
      </w:pPr>
      <w:r>
        <w:rPr>
          <w:rFonts w:ascii="Times New Roman" w:hAnsi="Times New Roman" w:cs="Times New Roman"/>
          <w:b/>
          <w:bCs/>
        </w:rPr>
        <w:t>9.3 What does a Student Chapter do</w:t>
      </w:r>
    </w:p>
    <w:p w14:paraId="3A19D7E0" w14:textId="77777777" w:rsidR="007923C7" w:rsidRDefault="007923C7" w:rsidP="007923C7">
      <w:pPr>
        <w:spacing w:after="0"/>
        <w:jc w:val="both"/>
        <w:rPr>
          <w:rFonts w:ascii="Times New Roman" w:hAnsi="Times New Roman" w:cs="Times New Roman"/>
          <w:b/>
          <w:bCs/>
        </w:rPr>
      </w:pPr>
    </w:p>
    <w:p w14:paraId="0C7B6F97" w14:textId="77777777" w:rsidR="007923C7" w:rsidRPr="00B408F8" w:rsidRDefault="007923C7" w:rsidP="007923C7">
      <w:pPr>
        <w:pStyle w:val="ListParagraph"/>
        <w:numPr>
          <w:ilvl w:val="0"/>
          <w:numId w:val="20"/>
        </w:numPr>
        <w:spacing w:after="0"/>
        <w:jc w:val="both"/>
        <w:rPr>
          <w:rFonts w:ascii="Times New Roman" w:hAnsi="Times New Roman" w:cs="Times New Roman"/>
          <w:bCs/>
        </w:rPr>
      </w:pPr>
      <w:r w:rsidRPr="00B408F8">
        <w:rPr>
          <w:rFonts w:ascii="Times New Roman" w:hAnsi="Times New Roman" w:cs="Times New Roman"/>
          <w:bCs/>
        </w:rPr>
        <w:t>Attracts new members.</w:t>
      </w:r>
    </w:p>
    <w:p w14:paraId="7674A4B5" w14:textId="77777777" w:rsidR="007923C7" w:rsidRPr="00B408F8" w:rsidRDefault="007923C7" w:rsidP="007923C7">
      <w:pPr>
        <w:spacing w:after="0"/>
        <w:jc w:val="both"/>
        <w:rPr>
          <w:rFonts w:ascii="Times New Roman" w:hAnsi="Times New Roman" w:cs="Times New Roman"/>
          <w:bCs/>
        </w:rPr>
      </w:pPr>
      <w:r>
        <w:rPr>
          <w:rFonts w:ascii="Times New Roman" w:hAnsi="Times New Roman" w:cs="Times New Roman"/>
          <w:bCs/>
        </w:rPr>
        <w:tab/>
      </w:r>
      <w:r w:rsidRPr="00B408F8">
        <w:rPr>
          <w:rFonts w:ascii="Times New Roman" w:hAnsi="Times New Roman" w:cs="Times New Roman"/>
          <w:bCs/>
        </w:rPr>
        <w:t>a. The chapter provides a means for new students of all disciplines to help make a</w:t>
      </w:r>
    </w:p>
    <w:p w14:paraId="73DF9E13" w14:textId="77777777" w:rsidR="007923C7" w:rsidRPr="00B408F8" w:rsidRDefault="007923C7" w:rsidP="007923C7">
      <w:pPr>
        <w:spacing w:after="0"/>
        <w:jc w:val="both"/>
        <w:rPr>
          <w:rFonts w:ascii="Times New Roman" w:hAnsi="Times New Roman" w:cs="Times New Roman"/>
          <w:bCs/>
        </w:rPr>
      </w:pPr>
      <w:r>
        <w:rPr>
          <w:rFonts w:ascii="Times New Roman" w:hAnsi="Times New Roman" w:cs="Times New Roman"/>
          <w:bCs/>
        </w:rPr>
        <w:tab/>
      </w:r>
      <w:r w:rsidRPr="00B408F8">
        <w:rPr>
          <w:rFonts w:ascii="Times New Roman" w:hAnsi="Times New Roman" w:cs="Times New Roman"/>
          <w:bCs/>
        </w:rPr>
        <w:t>difference.</w:t>
      </w:r>
    </w:p>
    <w:p w14:paraId="64C03583" w14:textId="77777777" w:rsidR="007923C7" w:rsidRPr="00B408F8" w:rsidRDefault="007923C7" w:rsidP="007923C7">
      <w:pPr>
        <w:spacing w:after="0"/>
        <w:jc w:val="both"/>
        <w:rPr>
          <w:rFonts w:ascii="Times New Roman" w:hAnsi="Times New Roman" w:cs="Times New Roman"/>
          <w:bCs/>
        </w:rPr>
      </w:pPr>
      <w:r>
        <w:rPr>
          <w:rFonts w:ascii="Times New Roman" w:hAnsi="Times New Roman" w:cs="Times New Roman"/>
          <w:bCs/>
        </w:rPr>
        <w:tab/>
      </w:r>
      <w:r w:rsidRPr="00B408F8">
        <w:rPr>
          <w:rFonts w:ascii="Times New Roman" w:hAnsi="Times New Roman" w:cs="Times New Roman"/>
          <w:bCs/>
        </w:rPr>
        <w:t>b. EWB is open to engineering students and non-engineering students alike.</w:t>
      </w:r>
    </w:p>
    <w:p w14:paraId="3CD1D11C" w14:textId="77777777" w:rsidR="007923C7" w:rsidRPr="00B408F8" w:rsidRDefault="007923C7" w:rsidP="007923C7">
      <w:pPr>
        <w:pStyle w:val="ListParagraph"/>
        <w:numPr>
          <w:ilvl w:val="0"/>
          <w:numId w:val="20"/>
        </w:numPr>
        <w:spacing w:after="0"/>
        <w:jc w:val="both"/>
        <w:rPr>
          <w:rFonts w:ascii="Times New Roman" w:hAnsi="Times New Roman" w:cs="Times New Roman"/>
          <w:bCs/>
        </w:rPr>
      </w:pPr>
      <w:r w:rsidRPr="00B408F8">
        <w:rPr>
          <w:rFonts w:ascii="Times New Roman" w:hAnsi="Times New Roman" w:cs="Times New Roman"/>
          <w:bCs/>
        </w:rPr>
        <w:t>Holds chapter meetings once a month or as necessary (individual project meetings will most likely meet several times per week).</w:t>
      </w:r>
    </w:p>
    <w:p w14:paraId="584FF5F0" w14:textId="77777777" w:rsidR="007923C7" w:rsidRPr="00B408F8" w:rsidRDefault="007923C7" w:rsidP="007923C7">
      <w:pPr>
        <w:pStyle w:val="ListParagraph"/>
        <w:numPr>
          <w:ilvl w:val="0"/>
          <w:numId w:val="20"/>
        </w:numPr>
        <w:spacing w:after="0"/>
        <w:jc w:val="both"/>
        <w:rPr>
          <w:rFonts w:ascii="Times New Roman" w:hAnsi="Times New Roman" w:cs="Times New Roman"/>
          <w:bCs/>
        </w:rPr>
      </w:pPr>
      <w:r w:rsidRPr="00B408F8">
        <w:rPr>
          <w:rFonts w:ascii="Times New Roman" w:hAnsi="Times New Roman" w:cs="Times New Roman"/>
          <w:bCs/>
        </w:rPr>
        <w:t>Provides training for other students.</w:t>
      </w:r>
    </w:p>
    <w:p w14:paraId="0E9ADF11" w14:textId="77777777" w:rsidR="007923C7" w:rsidRPr="00B408F8" w:rsidRDefault="007923C7" w:rsidP="007923C7">
      <w:pPr>
        <w:pStyle w:val="ListParagraph"/>
        <w:numPr>
          <w:ilvl w:val="0"/>
          <w:numId w:val="20"/>
        </w:numPr>
        <w:spacing w:after="0"/>
        <w:jc w:val="both"/>
        <w:rPr>
          <w:rFonts w:ascii="Times New Roman" w:hAnsi="Times New Roman" w:cs="Times New Roman"/>
          <w:bCs/>
        </w:rPr>
      </w:pPr>
      <w:r w:rsidRPr="00B408F8">
        <w:rPr>
          <w:rFonts w:ascii="Times New Roman" w:hAnsi="Times New Roman" w:cs="Times New Roman"/>
          <w:bCs/>
        </w:rPr>
        <w:t>Finds and applies for projects</w:t>
      </w:r>
      <w:r>
        <w:rPr>
          <w:rFonts w:ascii="Times New Roman" w:hAnsi="Times New Roman" w:cs="Times New Roman"/>
          <w:bCs/>
        </w:rPr>
        <w:t xml:space="preserve"> via EWB-HK (see section 13 for details)</w:t>
      </w:r>
      <w:r w:rsidRPr="00B408F8">
        <w:rPr>
          <w:rFonts w:ascii="Times New Roman" w:hAnsi="Times New Roman" w:cs="Times New Roman"/>
          <w:bCs/>
        </w:rPr>
        <w:t>.</w:t>
      </w:r>
    </w:p>
    <w:p w14:paraId="666C51B6" w14:textId="77777777" w:rsidR="007923C7" w:rsidRPr="00B408F8" w:rsidRDefault="007923C7" w:rsidP="007923C7">
      <w:pPr>
        <w:pStyle w:val="ListParagraph"/>
        <w:numPr>
          <w:ilvl w:val="0"/>
          <w:numId w:val="20"/>
        </w:numPr>
        <w:spacing w:after="0"/>
        <w:jc w:val="both"/>
        <w:rPr>
          <w:rFonts w:ascii="Times New Roman" w:hAnsi="Times New Roman" w:cs="Times New Roman"/>
          <w:bCs/>
        </w:rPr>
      </w:pPr>
      <w:r w:rsidRPr="00B408F8">
        <w:rPr>
          <w:rFonts w:ascii="Times New Roman" w:hAnsi="Times New Roman" w:cs="Times New Roman"/>
          <w:bCs/>
        </w:rPr>
        <w:t>Forms sub-committees to work on those projects.</w:t>
      </w:r>
    </w:p>
    <w:p w14:paraId="64879858" w14:textId="77777777" w:rsidR="007923C7" w:rsidRDefault="007923C7" w:rsidP="007923C7">
      <w:pPr>
        <w:spacing w:after="0"/>
        <w:jc w:val="both"/>
        <w:rPr>
          <w:rFonts w:ascii="Times New Roman" w:hAnsi="Times New Roman" w:cs="Times New Roman"/>
          <w:b/>
        </w:rPr>
      </w:pPr>
    </w:p>
    <w:p w14:paraId="40EC5105" w14:textId="77777777" w:rsidR="007923C7" w:rsidRDefault="007923C7" w:rsidP="007923C7">
      <w:pPr>
        <w:spacing w:after="0"/>
        <w:jc w:val="both"/>
        <w:rPr>
          <w:rFonts w:ascii="Times New Roman" w:hAnsi="Times New Roman" w:cs="Times New Roman"/>
          <w:b/>
        </w:rPr>
      </w:pPr>
      <w:r>
        <w:rPr>
          <w:rFonts w:ascii="Times New Roman" w:hAnsi="Times New Roman" w:cs="Times New Roman"/>
          <w:b/>
        </w:rPr>
        <w:t>9.4 How to start a Student Chapter</w:t>
      </w:r>
    </w:p>
    <w:p w14:paraId="44ECF99E" w14:textId="77777777" w:rsidR="007923C7" w:rsidRPr="00436B1F" w:rsidRDefault="007923C7" w:rsidP="007923C7">
      <w:pPr>
        <w:spacing w:after="0"/>
        <w:jc w:val="both"/>
        <w:rPr>
          <w:rFonts w:ascii="Times New Roman" w:hAnsi="Times New Roman" w:cs="Times New Roman"/>
        </w:rPr>
      </w:pPr>
    </w:p>
    <w:p w14:paraId="52310334" w14:textId="77777777" w:rsidR="007923C7" w:rsidRPr="00436B1F" w:rsidRDefault="007923C7" w:rsidP="007923C7">
      <w:pPr>
        <w:spacing w:after="0"/>
        <w:jc w:val="both"/>
        <w:rPr>
          <w:rFonts w:ascii="Times New Roman" w:hAnsi="Times New Roman" w:cs="Times New Roman"/>
        </w:rPr>
      </w:pPr>
      <w:r w:rsidRPr="00436B1F">
        <w:rPr>
          <w:rFonts w:ascii="Times New Roman" w:hAnsi="Times New Roman" w:cs="Times New Roman"/>
        </w:rPr>
        <w:lastRenderedPageBreak/>
        <w:t>Before starting a chapter, it is necessary to have in place:</w:t>
      </w:r>
    </w:p>
    <w:p w14:paraId="3D54D5CE" w14:textId="77777777" w:rsidR="007923C7" w:rsidRPr="00436B1F" w:rsidRDefault="007923C7" w:rsidP="007923C7">
      <w:pPr>
        <w:pStyle w:val="ListParagraph"/>
        <w:numPr>
          <w:ilvl w:val="0"/>
          <w:numId w:val="21"/>
        </w:numPr>
        <w:spacing w:after="0"/>
        <w:jc w:val="both"/>
        <w:rPr>
          <w:rFonts w:ascii="Times New Roman" w:hAnsi="Times New Roman" w:cs="Times New Roman"/>
        </w:rPr>
      </w:pPr>
      <w:r w:rsidRPr="00436B1F">
        <w:rPr>
          <w:rFonts w:ascii="Times New Roman" w:hAnsi="Times New Roman" w:cs="Times New Roman"/>
        </w:rPr>
        <w:t>A driven leader: This person can either be a faculty member or a student.</w:t>
      </w:r>
    </w:p>
    <w:p w14:paraId="7A9B1999" w14:textId="77777777" w:rsidR="007923C7" w:rsidRPr="00436B1F" w:rsidRDefault="007923C7" w:rsidP="007923C7">
      <w:pPr>
        <w:pStyle w:val="ListParagraph"/>
        <w:numPr>
          <w:ilvl w:val="0"/>
          <w:numId w:val="21"/>
        </w:numPr>
        <w:spacing w:after="0"/>
        <w:jc w:val="both"/>
        <w:rPr>
          <w:rFonts w:ascii="Times New Roman" w:hAnsi="Times New Roman" w:cs="Times New Roman"/>
        </w:rPr>
      </w:pPr>
      <w:r w:rsidRPr="00436B1F">
        <w:rPr>
          <w:rFonts w:ascii="Times New Roman" w:hAnsi="Times New Roman" w:cs="Times New Roman"/>
        </w:rPr>
        <w:t xml:space="preserve">A few excited students: </w:t>
      </w:r>
      <w:r>
        <w:rPr>
          <w:rFonts w:ascii="Times New Roman" w:hAnsi="Times New Roman" w:cs="Times New Roman"/>
        </w:rPr>
        <w:t xml:space="preserve">we recommend a minimum of 3 people for each chapter. </w:t>
      </w:r>
    </w:p>
    <w:p w14:paraId="2B31F3A7" w14:textId="77777777" w:rsidR="007923C7" w:rsidRPr="00436B1F" w:rsidRDefault="007923C7" w:rsidP="007923C7">
      <w:pPr>
        <w:pStyle w:val="ListParagraph"/>
        <w:numPr>
          <w:ilvl w:val="0"/>
          <w:numId w:val="21"/>
        </w:numPr>
        <w:spacing w:after="0"/>
        <w:jc w:val="both"/>
        <w:rPr>
          <w:rFonts w:ascii="Times New Roman" w:hAnsi="Times New Roman" w:cs="Times New Roman"/>
        </w:rPr>
      </w:pPr>
      <w:r w:rsidRPr="00436B1F">
        <w:rPr>
          <w:rFonts w:ascii="Times New Roman" w:hAnsi="Times New Roman" w:cs="Times New Roman"/>
        </w:rPr>
        <w:t>Faculty support: We have found that having a faculty member, and/or the Dean behind</w:t>
      </w:r>
      <w:r>
        <w:rPr>
          <w:rFonts w:ascii="Times New Roman" w:hAnsi="Times New Roman" w:cs="Times New Roman"/>
        </w:rPr>
        <w:t xml:space="preserve"> </w:t>
      </w:r>
      <w:r w:rsidRPr="00436B1F">
        <w:rPr>
          <w:rFonts w:ascii="Times New Roman" w:hAnsi="Times New Roman" w:cs="Times New Roman"/>
        </w:rPr>
        <w:t>the chapter, provides continuity and guarantees official support.</w:t>
      </w:r>
    </w:p>
    <w:p w14:paraId="365D04E4" w14:textId="77777777" w:rsidR="007923C7" w:rsidRDefault="007923C7" w:rsidP="007923C7">
      <w:pPr>
        <w:spacing w:after="0"/>
        <w:jc w:val="both"/>
        <w:rPr>
          <w:rFonts w:ascii="Times New Roman" w:hAnsi="Times New Roman" w:cs="Times New Roman"/>
        </w:rPr>
      </w:pPr>
    </w:p>
    <w:p w14:paraId="299173A6"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Once enough people are interested in starting a Student Chapter, the next step is to contact EWB-HK, namely the Young Member Group, which will operate as a reference for all Student Chapters. </w:t>
      </w:r>
    </w:p>
    <w:p w14:paraId="4C0E7275"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EWB-HK will provide information on how to formally start the Chapter and will require each chapter to submit a formal Student Chapter </w:t>
      </w:r>
      <w:proofErr w:type="spellStart"/>
      <w:r>
        <w:rPr>
          <w:rFonts w:ascii="Times New Roman" w:hAnsi="Times New Roman" w:cs="Times New Roman"/>
        </w:rPr>
        <w:t>Startup</w:t>
      </w:r>
      <w:proofErr w:type="spellEnd"/>
      <w:r>
        <w:rPr>
          <w:rFonts w:ascii="Times New Roman" w:hAnsi="Times New Roman" w:cs="Times New Roman"/>
        </w:rPr>
        <w:t xml:space="preserve"> Form (Appendix 9.4.1). </w:t>
      </w:r>
    </w:p>
    <w:p w14:paraId="6149D376" w14:textId="77777777" w:rsidR="007923C7" w:rsidRPr="00436B1F" w:rsidRDefault="007923C7" w:rsidP="007923C7">
      <w:pPr>
        <w:spacing w:after="0"/>
        <w:jc w:val="both"/>
        <w:rPr>
          <w:rFonts w:ascii="Times New Roman" w:hAnsi="Times New Roman" w:cs="Times New Roman"/>
        </w:rPr>
      </w:pPr>
      <w:r w:rsidRPr="00436B1F">
        <w:rPr>
          <w:rFonts w:ascii="Times New Roman" w:hAnsi="Times New Roman" w:cs="Times New Roman"/>
        </w:rPr>
        <w:t xml:space="preserve">The </w:t>
      </w:r>
      <w:r>
        <w:rPr>
          <w:rFonts w:ascii="Times New Roman" w:hAnsi="Times New Roman" w:cs="Times New Roman"/>
        </w:rPr>
        <w:t xml:space="preserve">Form </w:t>
      </w:r>
      <w:r w:rsidRPr="00436B1F">
        <w:rPr>
          <w:rFonts w:ascii="Times New Roman" w:hAnsi="Times New Roman" w:cs="Times New Roman"/>
        </w:rPr>
        <w:t>should be su</w:t>
      </w:r>
      <w:r>
        <w:rPr>
          <w:rFonts w:ascii="Times New Roman" w:hAnsi="Times New Roman" w:cs="Times New Roman"/>
        </w:rPr>
        <w:t xml:space="preserve">bmitted </w:t>
      </w:r>
      <w:r w:rsidRPr="00436B1F">
        <w:rPr>
          <w:rFonts w:ascii="Times New Roman" w:hAnsi="Times New Roman" w:cs="Times New Roman"/>
        </w:rPr>
        <w:t>at</w:t>
      </w:r>
      <w:r>
        <w:rPr>
          <w:rFonts w:ascii="Times New Roman" w:hAnsi="Times New Roman" w:cs="Times New Roman"/>
        </w:rPr>
        <w:t xml:space="preserve"> </w:t>
      </w:r>
      <w:r w:rsidRPr="00436B1F">
        <w:rPr>
          <w:rFonts w:ascii="Times New Roman" w:hAnsi="Times New Roman" w:cs="Times New Roman"/>
        </w:rPr>
        <w:t>the beginning of each school year.</w:t>
      </w:r>
    </w:p>
    <w:p w14:paraId="6842315A" w14:textId="77777777" w:rsidR="007923C7" w:rsidRDefault="007923C7" w:rsidP="007923C7">
      <w:pPr>
        <w:spacing w:after="0"/>
        <w:jc w:val="both"/>
        <w:rPr>
          <w:rFonts w:ascii="Times New Roman" w:hAnsi="Times New Roman" w:cs="Times New Roman"/>
          <w:b/>
        </w:rPr>
      </w:pPr>
    </w:p>
    <w:p w14:paraId="4E6C4194" w14:textId="77777777" w:rsidR="007923C7" w:rsidRDefault="007923C7" w:rsidP="007923C7">
      <w:pPr>
        <w:spacing w:after="0"/>
        <w:jc w:val="both"/>
        <w:rPr>
          <w:rFonts w:ascii="Times New Roman" w:hAnsi="Times New Roman" w:cs="Times New Roman"/>
          <w:b/>
        </w:rPr>
      </w:pPr>
      <w:r>
        <w:rPr>
          <w:rFonts w:ascii="Times New Roman" w:hAnsi="Times New Roman" w:cs="Times New Roman"/>
          <w:b/>
        </w:rPr>
        <w:t>9.5 Student Chapters Structure</w:t>
      </w:r>
    </w:p>
    <w:p w14:paraId="2A1CBC95" w14:textId="77777777" w:rsidR="007923C7" w:rsidRDefault="007923C7" w:rsidP="007923C7">
      <w:pPr>
        <w:spacing w:after="0"/>
        <w:jc w:val="both"/>
        <w:rPr>
          <w:rFonts w:ascii="Times New Roman" w:hAnsi="Times New Roman" w:cs="Times New Roman"/>
          <w:b/>
        </w:rPr>
      </w:pPr>
    </w:p>
    <w:p w14:paraId="2B7B7699" w14:textId="77777777" w:rsidR="007923C7" w:rsidRDefault="007923C7" w:rsidP="007923C7">
      <w:pPr>
        <w:spacing w:after="0"/>
        <w:jc w:val="both"/>
        <w:rPr>
          <w:rFonts w:ascii="Times New Roman" w:hAnsi="Times New Roman" w:cs="Times New Roman"/>
        </w:rPr>
      </w:pPr>
      <w:r>
        <w:rPr>
          <w:rFonts w:ascii="Times New Roman" w:hAnsi="Times New Roman" w:cs="Times New Roman"/>
        </w:rPr>
        <w:t>Each student chapter must have at least an energetic leader who is willing to put enough time to make the Chapter successful. This leader is nominated President of the Chapter.</w:t>
      </w:r>
    </w:p>
    <w:p w14:paraId="3A819696"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Each chapter must have a President. If other strong-willed individuals are willing to help the President managing the Chapter, they can be nominated Deputy Presidents of the Chapter. </w:t>
      </w:r>
    </w:p>
    <w:p w14:paraId="187ACB84"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Other officers may include a Secretary and a Treasurer, to the President discretion and based on the size of the Chapter. The only mandatory officer for each chapter is the President. </w:t>
      </w:r>
    </w:p>
    <w:p w14:paraId="39DE4452" w14:textId="77777777" w:rsidR="007923C7" w:rsidRPr="009943B5" w:rsidRDefault="007923C7" w:rsidP="007923C7">
      <w:pPr>
        <w:spacing w:after="0"/>
        <w:jc w:val="both"/>
        <w:rPr>
          <w:rFonts w:ascii="Times New Roman" w:hAnsi="Times New Roman" w:cs="Times New Roman"/>
        </w:rPr>
      </w:pPr>
      <w:r>
        <w:rPr>
          <w:rFonts w:ascii="Times New Roman" w:hAnsi="Times New Roman" w:cs="Times New Roman"/>
        </w:rPr>
        <w:t xml:space="preserve">All officers remain in power for the entire student year and can be replaced for the next year, upon submission of a new </w:t>
      </w:r>
      <w:proofErr w:type="spellStart"/>
      <w:r>
        <w:rPr>
          <w:rFonts w:ascii="Times New Roman" w:hAnsi="Times New Roman" w:cs="Times New Roman"/>
        </w:rPr>
        <w:t>Startup</w:t>
      </w:r>
      <w:proofErr w:type="spellEnd"/>
      <w:r>
        <w:rPr>
          <w:rFonts w:ascii="Times New Roman" w:hAnsi="Times New Roman" w:cs="Times New Roman"/>
        </w:rPr>
        <w:t xml:space="preserve"> Form. </w:t>
      </w:r>
    </w:p>
    <w:p w14:paraId="1EEFCE90" w14:textId="77777777" w:rsidR="007923C7" w:rsidRPr="007D2AB5" w:rsidRDefault="007923C7" w:rsidP="007923C7">
      <w:pPr>
        <w:spacing w:after="0"/>
        <w:jc w:val="both"/>
        <w:rPr>
          <w:rFonts w:ascii="Times New Roman" w:hAnsi="Times New Roman" w:cs="Times New Roman"/>
          <w:b/>
        </w:rPr>
      </w:pPr>
    </w:p>
    <w:p w14:paraId="70D43CCE"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Representation of each Students Chapter is assured via a Standing Committee, which interacts directly with EWB-HK and includes representatives from all Student Chapters in Hong Kong. </w:t>
      </w:r>
    </w:p>
    <w:p w14:paraId="192DAA84" w14:textId="77777777" w:rsidR="007923C7" w:rsidRDefault="007923C7" w:rsidP="007923C7">
      <w:pPr>
        <w:spacing w:after="0"/>
        <w:ind w:left="-426" w:right="-1800"/>
        <w:jc w:val="both"/>
        <w:rPr>
          <w:rFonts w:ascii="Times New Roman" w:hAnsi="Times New Roman" w:cs="Times New Roman"/>
        </w:rPr>
      </w:pPr>
    </w:p>
    <w:p w14:paraId="07F35137" w14:textId="77777777" w:rsidR="007923C7" w:rsidRDefault="007923C7" w:rsidP="007923C7">
      <w:pPr>
        <w:spacing w:after="0"/>
        <w:jc w:val="both"/>
        <w:rPr>
          <w:rFonts w:ascii="Times New Roman" w:hAnsi="Times New Roman" w:cs="Times New Roman"/>
        </w:rPr>
      </w:pPr>
      <w:r>
        <w:rPr>
          <w:rFonts w:ascii="Times New Roman" w:hAnsi="Times New Roman" w:cs="Times New Roman"/>
        </w:rPr>
        <w:t>The Standing Committee is formed by:</w:t>
      </w:r>
    </w:p>
    <w:p w14:paraId="1C7F547E" w14:textId="77777777" w:rsidR="007923C7" w:rsidRPr="007D2AB5" w:rsidRDefault="007923C7" w:rsidP="007923C7">
      <w:pPr>
        <w:pStyle w:val="ListParagraph"/>
        <w:numPr>
          <w:ilvl w:val="1"/>
          <w:numId w:val="17"/>
        </w:numPr>
        <w:spacing w:after="0"/>
        <w:jc w:val="both"/>
        <w:rPr>
          <w:rFonts w:ascii="Times New Roman" w:hAnsi="Times New Roman" w:cs="Times New Roman"/>
        </w:rPr>
      </w:pPr>
      <w:r w:rsidRPr="007D2AB5">
        <w:rPr>
          <w:rFonts w:ascii="Times New Roman" w:hAnsi="Times New Roman" w:cs="Times New Roman"/>
        </w:rPr>
        <w:t>Student Chapter Representatives</w:t>
      </w:r>
    </w:p>
    <w:p w14:paraId="5BD93160" w14:textId="77777777" w:rsidR="007923C7" w:rsidRPr="007D2AB5" w:rsidRDefault="007923C7" w:rsidP="007923C7">
      <w:pPr>
        <w:pStyle w:val="ListParagraph"/>
        <w:numPr>
          <w:ilvl w:val="1"/>
          <w:numId w:val="17"/>
        </w:numPr>
        <w:spacing w:after="0"/>
        <w:jc w:val="both"/>
        <w:rPr>
          <w:rFonts w:ascii="Times New Roman" w:hAnsi="Times New Roman" w:cs="Times New Roman"/>
        </w:rPr>
      </w:pPr>
      <w:r w:rsidRPr="007D2AB5">
        <w:rPr>
          <w:rFonts w:ascii="Times New Roman" w:hAnsi="Times New Roman" w:cs="Times New Roman"/>
        </w:rPr>
        <w:t>Ex Student Chapter Representatives</w:t>
      </w:r>
    </w:p>
    <w:p w14:paraId="36481448" w14:textId="77777777" w:rsidR="007923C7" w:rsidRPr="007D2AB5" w:rsidRDefault="007923C7" w:rsidP="007923C7">
      <w:pPr>
        <w:pStyle w:val="ListParagraph"/>
        <w:numPr>
          <w:ilvl w:val="1"/>
          <w:numId w:val="17"/>
        </w:numPr>
        <w:spacing w:after="0"/>
        <w:jc w:val="both"/>
        <w:rPr>
          <w:rFonts w:ascii="Times New Roman" w:hAnsi="Times New Roman" w:cs="Times New Roman"/>
        </w:rPr>
      </w:pPr>
      <w:r w:rsidRPr="007D2AB5">
        <w:rPr>
          <w:rFonts w:ascii="Times New Roman" w:hAnsi="Times New Roman" w:cs="Times New Roman"/>
        </w:rPr>
        <w:t>Graduate Volunteers</w:t>
      </w:r>
    </w:p>
    <w:p w14:paraId="063ED0EC" w14:textId="77777777" w:rsidR="007923C7" w:rsidRDefault="007923C7" w:rsidP="007923C7">
      <w:pPr>
        <w:spacing w:after="0"/>
        <w:jc w:val="both"/>
        <w:rPr>
          <w:rFonts w:ascii="Times New Roman" w:hAnsi="Times New Roman" w:cs="Times New Roman"/>
        </w:rPr>
      </w:pPr>
    </w:p>
    <w:p w14:paraId="32E19B24"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The seats on the committee are assigned as following: </w:t>
      </w:r>
    </w:p>
    <w:p w14:paraId="140990C4" w14:textId="77777777" w:rsidR="007923C7" w:rsidRDefault="007923C7" w:rsidP="007923C7">
      <w:pPr>
        <w:spacing w:after="0"/>
        <w:ind w:left="-426" w:right="-1800"/>
        <w:jc w:val="both"/>
        <w:rPr>
          <w:rFonts w:ascii="Times New Roman" w:hAnsi="Times New Roman" w:cs="Times New Roman"/>
        </w:rPr>
      </w:pPr>
    </w:p>
    <w:tbl>
      <w:tblPr>
        <w:tblpPr w:leftFromText="180" w:rightFromText="180" w:vertAnchor="text" w:horzAnchor="page" w:tblpX="1630" w:tblpY="737"/>
        <w:tblW w:w="8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8"/>
        <w:gridCol w:w="3132"/>
        <w:gridCol w:w="2640"/>
      </w:tblGrid>
      <w:tr w:rsidR="007923C7" w:rsidRPr="006A245E" w14:paraId="0AFAB0BB" w14:textId="77777777" w:rsidTr="007F77E2">
        <w:tc>
          <w:tcPr>
            <w:tcW w:w="3108" w:type="dxa"/>
          </w:tcPr>
          <w:p w14:paraId="4E037D21" w14:textId="77777777" w:rsidR="007923C7" w:rsidRPr="006A245E" w:rsidRDefault="007923C7" w:rsidP="007F77E2">
            <w:pPr>
              <w:spacing w:after="0"/>
              <w:jc w:val="both"/>
              <w:rPr>
                <w:rFonts w:ascii="Times New Roman" w:hAnsi="Times New Roman" w:cs="Times New Roman"/>
              </w:rPr>
            </w:pPr>
          </w:p>
        </w:tc>
        <w:tc>
          <w:tcPr>
            <w:tcW w:w="3132" w:type="dxa"/>
          </w:tcPr>
          <w:p w14:paraId="76E4313A"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Student Chapter Representative</w:t>
            </w:r>
          </w:p>
        </w:tc>
        <w:tc>
          <w:tcPr>
            <w:tcW w:w="2640" w:type="dxa"/>
          </w:tcPr>
          <w:p w14:paraId="2B4180E6"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Ex-Student Chapter Committee &amp; Graduate Member</w:t>
            </w:r>
          </w:p>
        </w:tc>
      </w:tr>
      <w:tr w:rsidR="007923C7" w:rsidRPr="006A245E" w14:paraId="0E8A1847" w14:textId="77777777" w:rsidTr="007F77E2">
        <w:tc>
          <w:tcPr>
            <w:tcW w:w="3108" w:type="dxa"/>
          </w:tcPr>
          <w:p w14:paraId="4E5A99C0"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1</w:t>
            </w:r>
            <w:r w:rsidRPr="006A245E">
              <w:rPr>
                <w:rFonts w:ascii="Times New Roman" w:hAnsi="Times New Roman" w:cs="Times New Roman"/>
                <w:vertAlign w:val="superscript"/>
              </w:rPr>
              <w:t>st</w:t>
            </w:r>
            <w:r w:rsidRPr="006A245E">
              <w:rPr>
                <w:rFonts w:ascii="Times New Roman" w:hAnsi="Times New Roman" w:cs="Times New Roman"/>
              </w:rPr>
              <w:t xml:space="preserve"> </w:t>
            </w:r>
            <w:r w:rsidRPr="006A245E">
              <w:rPr>
                <w:rFonts w:ascii="Times New Roman" w:hAnsi="Times New Roman" w:cs="Times New Roman" w:hint="eastAsia"/>
              </w:rPr>
              <w:t>I</w:t>
            </w:r>
            <w:r w:rsidRPr="006A245E">
              <w:rPr>
                <w:rFonts w:ascii="Times New Roman" w:hAnsi="Times New Roman" w:cs="Times New Roman"/>
              </w:rPr>
              <w:t xml:space="preserve">nstitution </w:t>
            </w:r>
          </w:p>
        </w:tc>
        <w:tc>
          <w:tcPr>
            <w:tcW w:w="3132" w:type="dxa"/>
          </w:tcPr>
          <w:p w14:paraId="04C92DD9"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X</w:t>
            </w:r>
            <w:r w:rsidRPr="006A245E">
              <w:rPr>
                <w:rFonts w:ascii="Times New Roman" w:hAnsi="Times New Roman" w:cs="Times New Roman"/>
                <w:vertAlign w:val="subscript"/>
              </w:rPr>
              <w:t>1</w:t>
            </w:r>
          </w:p>
        </w:tc>
        <w:tc>
          <w:tcPr>
            <w:tcW w:w="2640" w:type="dxa"/>
          </w:tcPr>
          <w:p w14:paraId="34F0A22B"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Y</w:t>
            </w:r>
            <w:r w:rsidRPr="006A245E">
              <w:rPr>
                <w:rFonts w:ascii="Times New Roman" w:hAnsi="Times New Roman" w:cs="Times New Roman"/>
                <w:vertAlign w:val="subscript"/>
              </w:rPr>
              <w:t>1</w:t>
            </w:r>
          </w:p>
        </w:tc>
      </w:tr>
      <w:tr w:rsidR="007923C7" w:rsidRPr="006A245E" w14:paraId="7F5B4D16" w14:textId="77777777" w:rsidTr="007F77E2">
        <w:tc>
          <w:tcPr>
            <w:tcW w:w="3108" w:type="dxa"/>
          </w:tcPr>
          <w:p w14:paraId="62D2084C"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2</w:t>
            </w:r>
            <w:r w:rsidRPr="006A245E">
              <w:rPr>
                <w:rFonts w:ascii="Times New Roman" w:hAnsi="Times New Roman" w:cs="Times New Roman"/>
                <w:vertAlign w:val="superscript"/>
              </w:rPr>
              <w:t>nd</w:t>
            </w:r>
            <w:r w:rsidRPr="006A245E">
              <w:rPr>
                <w:rFonts w:ascii="Times New Roman" w:hAnsi="Times New Roman" w:cs="Times New Roman"/>
              </w:rPr>
              <w:t xml:space="preserve"> </w:t>
            </w:r>
            <w:r w:rsidRPr="006A245E">
              <w:rPr>
                <w:rFonts w:ascii="Times New Roman" w:hAnsi="Times New Roman" w:cs="Times New Roman" w:hint="eastAsia"/>
              </w:rPr>
              <w:t>I</w:t>
            </w:r>
            <w:r w:rsidRPr="006A245E">
              <w:rPr>
                <w:rFonts w:ascii="Times New Roman" w:hAnsi="Times New Roman" w:cs="Times New Roman"/>
              </w:rPr>
              <w:t>nstitution</w:t>
            </w:r>
          </w:p>
        </w:tc>
        <w:tc>
          <w:tcPr>
            <w:tcW w:w="3132" w:type="dxa"/>
          </w:tcPr>
          <w:p w14:paraId="2E9547C4"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X</w:t>
            </w:r>
            <w:r w:rsidRPr="006A245E">
              <w:rPr>
                <w:rFonts w:ascii="Times New Roman" w:hAnsi="Times New Roman" w:cs="Times New Roman"/>
                <w:vertAlign w:val="subscript"/>
              </w:rPr>
              <w:t>2</w:t>
            </w:r>
          </w:p>
        </w:tc>
        <w:tc>
          <w:tcPr>
            <w:tcW w:w="2640" w:type="dxa"/>
          </w:tcPr>
          <w:p w14:paraId="2FEF0338"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Y</w:t>
            </w:r>
            <w:r w:rsidRPr="006A245E">
              <w:rPr>
                <w:rFonts w:ascii="Times New Roman" w:hAnsi="Times New Roman" w:cs="Times New Roman"/>
                <w:vertAlign w:val="subscript"/>
              </w:rPr>
              <w:t>2</w:t>
            </w:r>
          </w:p>
        </w:tc>
      </w:tr>
      <w:tr w:rsidR="007923C7" w:rsidRPr="006A245E" w14:paraId="0F3F9ADF" w14:textId="77777777" w:rsidTr="007F77E2">
        <w:tc>
          <w:tcPr>
            <w:tcW w:w="3108" w:type="dxa"/>
          </w:tcPr>
          <w:p w14:paraId="6CA94BB6"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n</w:t>
            </w:r>
            <w:r w:rsidRPr="006A245E">
              <w:rPr>
                <w:rFonts w:ascii="Times New Roman" w:hAnsi="Times New Roman" w:cs="Times New Roman"/>
                <w:vertAlign w:val="superscript"/>
              </w:rPr>
              <w:t>th</w:t>
            </w:r>
            <w:r w:rsidRPr="006A245E">
              <w:rPr>
                <w:rFonts w:ascii="Times New Roman" w:hAnsi="Times New Roman" w:cs="Times New Roman"/>
              </w:rPr>
              <w:t xml:space="preserve"> </w:t>
            </w:r>
            <w:r w:rsidRPr="006A245E">
              <w:rPr>
                <w:rFonts w:ascii="Times New Roman" w:hAnsi="Times New Roman" w:cs="Times New Roman" w:hint="eastAsia"/>
              </w:rPr>
              <w:t>I</w:t>
            </w:r>
            <w:r w:rsidRPr="006A245E">
              <w:rPr>
                <w:rFonts w:ascii="Times New Roman" w:hAnsi="Times New Roman" w:cs="Times New Roman"/>
              </w:rPr>
              <w:t>nstitution</w:t>
            </w:r>
          </w:p>
        </w:tc>
        <w:tc>
          <w:tcPr>
            <w:tcW w:w="3132" w:type="dxa"/>
          </w:tcPr>
          <w:p w14:paraId="35CA75BC" w14:textId="77777777" w:rsidR="007923C7" w:rsidRPr="006A245E" w:rsidRDefault="007923C7" w:rsidP="007F77E2">
            <w:pPr>
              <w:spacing w:after="0"/>
              <w:jc w:val="both"/>
              <w:rPr>
                <w:rFonts w:ascii="Times New Roman" w:hAnsi="Times New Roman" w:cs="Times New Roman"/>
              </w:rPr>
            </w:pPr>
            <w:proofErr w:type="spellStart"/>
            <w:r w:rsidRPr="006A245E">
              <w:rPr>
                <w:rFonts w:ascii="Times New Roman" w:hAnsi="Times New Roman" w:cs="Times New Roman"/>
              </w:rPr>
              <w:t>X</w:t>
            </w:r>
            <w:r w:rsidRPr="006A245E">
              <w:rPr>
                <w:rFonts w:ascii="Times New Roman" w:hAnsi="Times New Roman" w:cs="Times New Roman"/>
                <w:vertAlign w:val="subscript"/>
              </w:rPr>
              <w:t>n</w:t>
            </w:r>
            <w:proofErr w:type="spellEnd"/>
          </w:p>
        </w:tc>
        <w:tc>
          <w:tcPr>
            <w:tcW w:w="2640" w:type="dxa"/>
          </w:tcPr>
          <w:p w14:paraId="33138770" w14:textId="77777777" w:rsidR="007923C7" w:rsidRPr="006A245E" w:rsidRDefault="007923C7" w:rsidP="007F77E2">
            <w:pPr>
              <w:spacing w:after="0"/>
              <w:jc w:val="both"/>
              <w:rPr>
                <w:rFonts w:ascii="Times New Roman" w:hAnsi="Times New Roman" w:cs="Times New Roman"/>
              </w:rPr>
            </w:pPr>
            <w:proofErr w:type="spellStart"/>
            <w:r w:rsidRPr="006A245E">
              <w:rPr>
                <w:rFonts w:ascii="Times New Roman" w:hAnsi="Times New Roman" w:cs="Times New Roman"/>
              </w:rPr>
              <w:t>Y</w:t>
            </w:r>
            <w:r w:rsidRPr="006A245E">
              <w:rPr>
                <w:rFonts w:ascii="Times New Roman" w:hAnsi="Times New Roman" w:cs="Times New Roman"/>
                <w:vertAlign w:val="subscript"/>
              </w:rPr>
              <w:t>n</w:t>
            </w:r>
            <w:proofErr w:type="spellEnd"/>
          </w:p>
        </w:tc>
      </w:tr>
      <w:tr w:rsidR="007923C7" w:rsidRPr="006A245E" w14:paraId="5C10D008" w14:textId="77777777" w:rsidTr="007F77E2">
        <w:tc>
          <w:tcPr>
            <w:tcW w:w="3108" w:type="dxa"/>
          </w:tcPr>
          <w:p w14:paraId="162525EB"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 xml:space="preserve">No of </w:t>
            </w:r>
            <w:r w:rsidRPr="006A245E">
              <w:rPr>
                <w:rFonts w:ascii="Times New Roman" w:hAnsi="Times New Roman" w:cs="Times New Roman" w:hint="eastAsia"/>
              </w:rPr>
              <w:t>s</w:t>
            </w:r>
            <w:r w:rsidRPr="006A245E">
              <w:rPr>
                <w:rFonts w:ascii="Times New Roman" w:hAnsi="Times New Roman" w:cs="Times New Roman"/>
              </w:rPr>
              <w:t xml:space="preserve">tanding </w:t>
            </w:r>
            <w:r w:rsidRPr="006A245E">
              <w:rPr>
                <w:rFonts w:ascii="Times New Roman" w:hAnsi="Times New Roman" w:cs="Times New Roman" w:hint="eastAsia"/>
              </w:rPr>
              <w:t>c</w:t>
            </w:r>
            <w:r w:rsidRPr="006A245E">
              <w:rPr>
                <w:rFonts w:ascii="Times New Roman" w:hAnsi="Times New Roman" w:cs="Times New Roman"/>
              </w:rPr>
              <w:t>ommittee from each institution</w:t>
            </w:r>
          </w:p>
        </w:tc>
        <w:tc>
          <w:tcPr>
            <w:tcW w:w="5772" w:type="dxa"/>
            <w:gridSpan w:val="2"/>
            <w:vAlign w:val="center"/>
          </w:tcPr>
          <w:p w14:paraId="2A2C7819"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X + Y = 4</w:t>
            </w:r>
          </w:p>
          <w:p w14:paraId="070814C0"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*There will be 4 seats in Standing Committee for each institution.</w:t>
            </w:r>
          </w:p>
        </w:tc>
      </w:tr>
      <w:tr w:rsidR="007923C7" w:rsidRPr="006A245E" w14:paraId="20F6E0A1" w14:textId="77777777" w:rsidTr="007F77E2">
        <w:tc>
          <w:tcPr>
            <w:tcW w:w="3108" w:type="dxa"/>
          </w:tcPr>
          <w:p w14:paraId="0C09AB49"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Total no. of Standing committee in YMG</w:t>
            </w:r>
          </w:p>
        </w:tc>
        <w:tc>
          <w:tcPr>
            <w:tcW w:w="5772" w:type="dxa"/>
            <w:gridSpan w:val="2"/>
            <w:vAlign w:val="center"/>
          </w:tcPr>
          <w:p w14:paraId="69FCC3F8" w14:textId="77777777" w:rsidR="007923C7" w:rsidRPr="006A245E" w:rsidRDefault="007923C7" w:rsidP="007F77E2">
            <w:pPr>
              <w:spacing w:after="0"/>
              <w:jc w:val="both"/>
              <w:rPr>
                <w:rFonts w:ascii="Times New Roman" w:hAnsi="Times New Roman" w:cs="Times New Roman"/>
              </w:rPr>
            </w:pPr>
            <w:r w:rsidRPr="006A245E">
              <w:rPr>
                <w:rFonts w:ascii="Times New Roman" w:hAnsi="Times New Roman" w:cs="Times New Roman"/>
              </w:rPr>
              <w:t>4n</w:t>
            </w:r>
          </w:p>
        </w:tc>
      </w:tr>
    </w:tbl>
    <w:p w14:paraId="3A144AAB" w14:textId="77777777" w:rsidR="007923C7" w:rsidRDefault="007923C7" w:rsidP="007923C7">
      <w:pPr>
        <w:spacing w:after="0"/>
        <w:jc w:val="both"/>
        <w:rPr>
          <w:rFonts w:ascii="Times New Roman" w:hAnsi="Times New Roman" w:cs="Times New Roman"/>
        </w:rPr>
      </w:pPr>
    </w:p>
    <w:p w14:paraId="37815538" w14:textId="77777777" w:rsidR="007923C7" w:rsidRDefault="007923C7" w:rsidP="007923C7">
      <w:pPr>
        <w:spacing w:after="0"/>
        <w:jc w:val="both"/>
        <w:rPr>
          <w:rFonts w:ascii="Times New Roman" w:hAnsi="Times New Roman" w:cs="Times New Roman"/>
        </w:rPr>
      </w:pPr>
    </w:p>
    <w:p w14:paraId="77AF09AD" w14:textId="77777777" w:rsidR="007923C7" w:rsidRPr="007D2AB5" w:rsidRDefault="007923C7" w:rsidP="007923C7">
      <w:pPr>
        <w:spacing w:after="0"/>
        <w:jc w:val="both"/>
        <w:rPr>
          <w:rFonts w:ascii="Times New Roman" w:hAnsi="Times New Roman" w:cs="Times New Roman"/>
        </w:rPr>
      </w:pPr>
    </w:p>
    <w:p w14:paraId="111324DE"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Function of the student chapter representatives are as following: </w:t>
      </w:r>
    </w:p>
    <w:p w14:paraId="267A053C" w14:textId="77777777" w:rsidR="007923C7" w:rsidRDefault="007923C7" w:rsidP="007923C7">
      <w:pPr>
        <w:spacing w:after="0"/>
        <w:jc w:val="both"/>
        <w:rPr>
          <w:rFonts w:ascii="Times New Roman" w:hAnsi="Times New Roman" w:cs="Times New Roman"/>
        </w:rPr>
      </w:pPr>
    </w:p>
    <w:p w14:paraId="32278532" w14:textId="77777777" w:rsidR="007923C7" w:rsidRDefault="007923C7" w:rsidP="007923C7">
      <w:pPr>
        <w:spacing w:after="0"/>
        <w:jc w:val="both"/>
        <w:rPr>
          <w:rFonts w:ascii="Times New Roman" w:hAnsi="Times New Roman" w:cs="Times New Roman"/>
        </w:rPr>
      </w:pPr>
    </w:p>
    <w:tbl>
      <w:tblPr>
        <w:tblpPr w:leftFromText="180" w:rightFromText="180" w:vertAnchor="text" w:horzAnchor="margin" w:tblpXSpec="center" w:tblpY="38"/>
        <w:tblW w:w="9012"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0A0" w:firstRow="1" w:lastRow="0" w:firstColumn="1" w:lastColumn="0" w:noHBand="0" w:noVBand="0"/>
      </w:tblPr>
      <w:tblGrid>
        <w:gridCol w:w="2028"/>
        <w:gridCol w:w="3504"/>
        <w:gridCol w:w="1560"/>
        <w:gridCol w:w="1920"/>
      </w:tblGrid>
      <w:tr w:rsidR="007923C7" w:rsidRPr="00BC2CD6" w14:paraId="28C3292A" w14:textId="77777777" w:rsidTr="007F77E2">
        <w:trPr>
          <w:trHeight w:val="57"/>
        </w:trPr>
        <w:tc>
          <w:tcPr>
            <w:tcW w:w="2028" w:type="dxa"/>
            <w:tcBorders>
              <w:bottom w:val="single" w:sz="18" w:space="0" w:color="4BACC6"/>
            </w:tcBorders>
          </w:tcPr>
          <w:p w14:paraId="312DA40F" w14:textId="77777777" w:rsidR="007923C7" w:rsidRPr="00BC2CD6" w:rsidRDefault="007923C7" w:rsidP="007F77E2">
            <w:pPr>
              <w:spacing w:after="0"/>
              <w:jc w:val="both"/>
              <w:rPr>
                <w:rFonts w:ascii="Times New Roman" w:hAnsi="Times New Roman" w:cs="Times New Roman"/>
                <w:b/>
                <w:bCs/>
              </w:rPr>
            </w:pPr>
          </w:p>
        </w:tc>
        <w:tc>
          <w:tcPr>
            <w:tcW w:w="3504" w:type="dxa"/>
            <w:tcBorders>
              <w:bottom w:val="single" w:sz="18" w:space="0" w:color="4BACC6"/>
            </w:tcBorders>
          </w:tcPr>
          <w:p w14:paraId="3EFBA592" w14:textId="77777777" w:rsidR="007923C7" w:rsidRPr="00BC2CD6" w:rsidRDefault="007923C7" w:rsidP="007F77E2">
            <w:pPr>
              <w:spacing w:after="0"/>
              <w:jc w:val="both"/>
              <w:rPr>
                <w:rFonts w:ascii="Times New Roman" w:hAnsi="Times New Roman" w:cs="Times New Roman"/>
                <w:b/>
                <w:bCs/>
              </w:rPr>
            </w:pPr>
          </w:p>
        </w:tc>
        <w:tc>
          <w:tcPr>
            <w:tcW w:w="1560" w:type="dxa"/>
            <w:tcBorders>
              <w:bottom w:val="single" w:sz="18" w:space="0" w:color="4BACC6"/>
            </w:tcBorders>
          </w:tcPr>
          <w:p w14:paraId="570BAEE0" w14:textId="77777777" w:rsidR="007923C7" w:rsidRPr="00BC2CD6" w:rsidRDefault="007923C7" w:rsidP="007F77E2">
            <w:pPr>
              <w:spacing w:after="0"/>
              <w:jc w:val="both"/>
              <w:rPr>
                <w:rFonts w:ascii="Times New Roman" w:hAnsi="Times New Roman" w:cs="Times New Roman"/>
                <w:b/>
                <w:bCs/>
              </w:rPr>
            </w:pPr>
            <w:r w:rsidRPr="00BC2CD6">
              <w:rPr>
                <w:rFonts w:ascii="Times New Roman" w:hAnsi="Times New Roman" w:cs="Times New Roman"/>
                <w:b/>
                <w:bCs/>
              </w:rPr>
              <w:t>Mentor</w:t>
            </w:r>
          </w:p>
        </w:tc>
        <w:tc>
          <w:tcPr>
            <w:tcW w:w="1920" w:type="dxa"/>
            <w:tcBorders>
              <w:bottom w:val="single" w:sz="18" w:space="0" w:color="4BACC6"/>
            </w:tcBorders>
          </w:tcPr>
          <w:p w14:paraId="7640A33C" w14:textId="77777777" w:rsidR="007923C7" w:rsidRPr="00BC2CD6" w:rsidRDefault="007923C7" w:rsidP="007F77E2">
            <w:pPr>
              <w:spacing w:after="0"/>
              <w:jc w:val="both"/>
              <w:rPr>
                <w:rFonts w:ascii="Times New Roman" w:hAnsi="Times New Roman" w:cs="Times New Roman"/>
                <w:b/>
                <w:bCs/>
              </w:rPr>
            </w:pPr>
            <w:r w:rsidRPr="00BC2CD6">
              <w:rPr>
                <w:rFonts w:ascii="Times New Roman" w:hAnsi="Times New Roman" w:cs="Times New Roman"/>
                <w:b/>
                <w:bCs/>
              </w:rPr>
              <w:t>Functional</w:t>
            </w:r>
          </w:p>
        </w:tc>
      </w:tr>
      <w:tr w:rsidR="007923C7" w:rsidRPr="00BC2CD6" w14:paraId="0AD149CB" w14:textId="77777777" w:rsidTr="007F77E2">
        <w:trPr>
          <w:trHeight w:val="330"/>
        </w:trPr>
        <w:tc>
          <w:tcPr>
            <w:tcW w:w="2028" w:type="dxa"/>
            <w:vMerge w:val="restart"/>
            <w:shd w:val="clear" w:color="auto" w:fill="D2EAF1"/>
          </w:tcPr>
          <w:p w14:paraId="620EE72E" w14:textId="77777777" w:rsidR="007923C7" w:rsidRPr="00BC2CD6" w:rsidRDefault="007923C7" w:rsidP="007F77E2">
            <w:pPr>
              <w:spacing w:after="0"/>
              <w:jc w:val="both"/>
              <w:rPr>
                <w:rFonts w:ascii="Times New Roman" w:hAnsi="Times New Roman" w:cs="Times New Roman"/>
                <w:b/>
                <w:bCs/>
              </w:rPr>
            </w:pPr>
            <w:r w:rsidRPr="00BC2CD6">
              <w:rPr>
                <w:rFonts w:ascii="Times New Roman" w:hAnsi="Times New Roman" w:cs="Times New Roman"/>
                <w:b/>
                <w:bCs/>
              </w:rPr>
              <w:t>Standing</w:t>
            </w:r>
          </w:p>
          <w:p w14:paraId="70C7AF04" w14:textId="77777777" w:rsidR="007923C7" w:rsidRPr="00BC2CD6" w:rsidRDefault="007923C7" w:rsidP="007F77E2">
            <w:pPr>
              <w:spacing w:after="0"/>
              <w:jc w:val="both"/>
              <w:rPr>
                <w:rFonts w:ascii="Times New Roman" w:hAnsi="Times New Roman" w:cs="Times New Roman"/>
                <w:b/>
                <w:bCs/>
              </w:rPr>
            </w:pPr>
            <w:r w:rsidRPr="00BC2CD6">
              <w:rPr>
                <w:rFonts w:ascii="Times New Roman" w:hAnsi="Times New Roman" w:cs="Times New Roman"/>
                <w:b/>
                <w:bCs/>
              </w:rPr>
              <w:t>Committee</w:t>
            </w:r>
          </w:p>
        </w:tc>
        <w:tc>
          <w:tcPr>
            <w:tcW w:w="3504" w:type="dxa"/>
            <w:shd w:val="clear" w:color="auto" w:fill="D2EAF1"/>
          </w:tcPr>
          <w:p w14:paraId="37922E74" w14:textId="77777777" w:rsidR="007923C7" w:rsidRPr="00BC2CD6" w:rsidRDefault="007923C7" w:rsidP="007F77E2">
            <w:pPr>
              <w:spacing w:after="0"/>
              <w:jc w:val="both"/>
              <w:rPr>
                <w:rFonts w:ascii="Times New Roman" w:hAnsi="Times New Roman" w:cs="Times New Roman"/>
              </w:rPr>
            </w:pPr>
            <w:r w:rsidRPr="00BC2CD6">
              <w:rPr>
                <w:rFonts w:ascii="Times New Roman" w:hAnsi="Times New Roman" w:cs="Times New Roman"/>
              </w:rPr>
              <w:t>Student chapter Representatives</w:t>
            </w:r>
          </w:p>
        </w:tc>
        <w:tc>
          <w:tcPr>
            <w:tcW w:w="1560" w:type="dxa"/>
            <w:shd w:val="clear" w:color="auto" w:fill="D2EAF1"/>
          </w:tcPr>
          <w:p w14:paraId="7E0CF7AC"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c>
          <w:tcPr>
            <w:tcW w:w="1920" w:type="dxa"/>
            <w:shd w:val="clear" w:color="auto" w:fill="D2EAF1"/>
          </w:tcPr>
          <w:p w14:paraId="52867207"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r>
      <w:tr w:rsidR="007923C7" w:rsidRPr="00BC2CD6" w14:paraId="39A057F7" w14:textId="77777777" w:rsidTr="007F77E2">
        <w:trPr>
          <w:trHeight w:val="57"/>
        </w:trPr>
        <w:tc>
          <w:tcPr>
            <w:tcW w:w="2028" w:type="dxa"/>
            <w:vMerge/>
          </w:tcPr>
          <w:p w14:paraId="1A089CA8" w14:textId="77777777" w:rsidR="007923C7" w:rsidRPr="00BC2CD6" w:rsidRDefault="007923C7" w:rsidP="007F77E2">
            <w:pPr>
              <w:spacing w:after="0"/>
              <w:jc w:val="both"/>
              <w:rPr>
                <w:rFonts w:ascii="Times New Roman" w:hAnsi="Times New Roman" w:cs="Times New Roman"/>
                <w:b/>
                <w:bCs/>
              </w:rPr>
            </w:pPr>
          </w:p>
        </w:tc>
        <w:tc>
          <w:tcPr>
            <w:tcW w:w="3504" w:type="dxa"/>
          </w:tcPr>
          <w:p w14:paraId="576E9D71" w14:textId="77777777" w:rsidR="007923C7" w:rsidRPr="00BC2CD6" w:rsidRDefault="007923C7" w:rsidP="007F77E2">
            <w:pPr>
              <w:spacing w:after="0"/>
              <w:jc w:val="both"/>
              <w:rPr>
                <w:rFonts w:ascii="Times New Roman" w:hAnsi="Times New Roman" w:cs="Times New Roman"/>
              </w:rPr>
            </w:pPr>
            <w:r w:rsidRPr="00BC2CD6">
              <w:rPr>
                <w:rFonts w:ascii="Times New Roman" w:hAnsi="Times New Roman" w:cs="Times New Roman"/>
              </w:rPr>
              <w:t>Ex-Student chapter Committees</w:t>
            </w:r>
          </w:p>
        </w:tc>
        <w:tc>
          <w:tcPr>
            <w:tcW w:w="1560" w:type="dxa"/>
          </w:tcPr>
          <w:p w14:paraId="499ACBAC"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c>
          <w:tcPr>
            <w:tcW w:w="1920" w:type="dxa"/>
          </w:tcPr>
          <w:p w14:paraId="5284543C"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r>
      <w:tr w:rsidR="007923C7" w:rsidRPr="00BC2CD6" w14:paraId="4A53B07E" w14:textId="77777777" w:rsidTr="007F77E2">
        <w:trPr>
          <w:trHeight w:val="57"/>
        </w:trPr>
        <w:tc>
          <w:tcPr>
            <w:tcW w:w="2028" w:type="dxa"/>
            <w:vMerge/>
            <w:shd w:val="clear" w:color="auto" w:fill="D2EAF1"/>
          </w:tcPr>
          <w:p w14:paraId="575B7439" w14:textId="77777777" w:rsidR="007923C7" w:rsidRPr="00BC2CD6" w:rsidRDefault="007923C7" w:rsidP="007F77E2">
            <w:pPr>
              <w:spacing w:after="0"/>
              <w:jc w:val="both"/>
              <w:rPr>
                <w:rFonts w:ascii="Times New Roman" w:hAnsi="Times New Roman" w:cs="Times New Roman"/>
                <w:b/>
                <w:bCs/>
              </w:rPr>
            </w:pPr>
          </w:p>
        </w:tc>
        <w:tc>
          <w:tcPr>
            <w:tcW w:w="3504" w:type="dxa"/>
            <w:shd w:val="clear" w:color="auto" w:fill="D2EAF1"/>
          </w:tcPr>
          <w:p w14:paraId="6A869236" w14:textId="77777777" w:rsidR="007923C7" w:rsidRPr="00BC2CD6" w:rsidRDefault="007923C7" w:rsidP="007F77E2">
            <w:pPr>
              <w:spacing w:after="0"/>
              <w:jc w:val="both"/>
              <w:rPr>
                <w:rFonts w:ascii="Times New Roman" w:hAnsi="Times New Roman" w:cs="Times New Roman"/>
              </w:rPr>
            </w:pPr>
            <w:r w:rsidRPr="00BC2CD6">
              <w:rPr>
                <w:rFonts w:ascii="Times New Roman" w:hAnsi="Times New Roman" w:cs="Times New Roman"/>
              </w:rPr>
              <w:t>Graduate volunteers</w:t>
            </w:r>
          </w:p>
        </w:tc>
        <w:tc>
          <w:tcPr>
            <w:tcW w:w="1560" w:type="dxa"/>
            <w:shd w:val="clear" w:color="auto" w:fill="D2EAF1"/>
          </w:tcPr>
          <w:p w14:paraId="47A403D9"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c>
          <w:tcPr>
            <w:tcW w:w="1920" w:type="dxa"/>
            <w:shd w:val="clear" w:color="auto" w:fill="D2EAF1"/>
          </w:tcPr>
          <w:p w14:paraId="7A347AB0"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r>
      <w:tr w:rsidR="007923C7" w:rsidRPr="00BC2CD6" w14:paraId="29F967C3" w14:textId="77777777" w:rsidTr="007F77E2">
        <w:trPr>
          <w:trHeight w:val="57"/>
        </w:trPr>
        <w:tc>
          <w:tcPr>
            <w:tcW w:w="2028" w:type="dxa"/>
          </w:tcPr>
          <w:p w14:paraId="07A6A3AC" w14:textId="77777777" w:rsidR="007923C7" w:rsidRPr="00BC2CD6" w:rsidRDefault="007923C7" w:rsidP="007F77E2">
            <w:pPr>
              <w:spacing w:after="0"/>
              <w:jc w:val="both"/>
              <w:rPr>
                <w:rFonts w:ascii="Times New Roman" w:hAnsi="Times New Roman" w:cs="Times New Roman"/>
                <w:b/>
                <w:bCs/>
              </w:rPr>
            </w:pPr>
            <w:r w:rsidRPr="00BC2CD6">
              <w:rPr>
                <w:rFonts w:ascii="Times New Roman" w:hAnsi="Times New Roman" w:cs="Times New Roman"/>
                <w:b/>
                <w:bCs/>
              </w:rPr>
              <w:t>Sit-in member</w:t>
            </w:r>
          </w:p>
        </w:tc>
        <w:tc>
          <w:tcPr>
            <w:tcW w:w="3504" w:type="dxa"/>
          </w:tcPr>
          <w:p w14:paraId="1EE1C56B" w14:textId="77777777" w:rsidR="007923C7" w:rsidRPr="00BC2CD6" w:rsidRDefault="007923C7" w:rsidP="007F77E2">
            <w:pPr>
              <w:spacing w:after="0"/>
              <w:jc w:val="both"/>
              <w:rPr>
                <w:rFonts w:ascii="Times New Roman" w:hAnsi="Times New Roman" w:cs="Times New Roman"/>
              </w:rPr>
            </w:pPr>
            <w:r w:rsidRPr="00BC2CD6">
              <w:rPr>
                <w:rFonts w:ascii="Times New Roman" w:hAnsi="Times New Roman" w:cs="Times New Roman"/>
              </w:rPr>
              <w:t>EWB-HK council members</w:t>
            </w:r>
          </w:p>
        </w:tc>
        <w:tc>
          <w:tcPr>
            <w:tcW w:w="1560" w:type="dxa"/>
          </w:tcPr>
          <w:p w14:paraId="565F5BBB" w14:textId="77777777" w:rsidR="007923C7" w:rsidRPr="00BC2CD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c>
          <w:tcPr>
            <w:tcW w:w="1920" w:type="dxa"/>
          </w:tcPr>
          <w:p w14:paraId="234F082D" w14:textId="77777777" w:rsidR="007923C7" w:rsidRPr="00BC2CD6" w:rsidDel="001B5566" w:rsidRDefault="007923C7" w:rsidP="007F77E2">
            <w:pPr>
              <w:spacing w:after="0"/>
              <w:jc w:val="both"/>
              <w:rPr>
                <w:rFonts w:ascii="Times New Roman" w:hAnsi="Times New Roman" w:cs="Times New Roman"/>
                <w:b/>
                <w:i/>
              </w:rPr>
            </w:pPr>
            <w:r w:rsidRPr="00BC2CD6">
              <w:rPr>
                <w:rFonts w:ascii="Times New Roman" w:hAnsi="Times New Roman" w:cs="Times New Roman"/>
                <w:b/>
                <w:i/>
              </w:rPr>
              <w:t>√</w:t>
            </w:r>
          </w:p>
        </w:tc>
      </w:tr>
    </w:tbl>
    <w:p w14:paraId="600E6D45" w14:textId="77777777" w:rsidR="007923C7" w:rsidRDefault="007923C7" w:rsidP="007923C7">
      <w:pPr>
        <w:spacing w:after="0"/>
        <w:jc w:val="both"/>
        <w:rPr>
          <w:rFonts w:ascii="Times New Roman" w:hAnsi="Times New Roman" w:cs="Times New Roman"/>
        </w:rPr>
      </w:pPr>
    </w:p>
    <w:p w14:paraId="2482CA35" w14:textId="77777777" w:rsidR="007923C7" w:rsidRDefault="007923C7" w:rsidP="007923C7">
      <w:pPr>
        <w:spacing w:after="0"/>
        <w:jc w:val="both"/>
        <w:rPr>
          <w:rFonts w:ascii="Times New Roman" w:hAnsi="Times New Roman" w:cs="Times New Roman"/>
        </w:rPr>
      </w:pPr>
      <w:r>
        <w:rPr>
          <w:rFonts w:ascii="Times New Roman" w:hAnsi="Times New Roman" w:cs="Times New Roman"/>
        </w:rPr>
        <w:t xml:space="preserve">Representatives have right of vote and both functional and mentoring duties and they report directly to the YMG Committee. </w:t>
      </w:r>
    </w:p>
    <w:p w14:paraId="48941A70" w14:textId="77777777" w:rsidR="007923C7" w:rsidRPr="002370E6" w:rsidRDefault="007923C7" w:rsidP="007923C7">
      <w:pPr>
        <w:spacing w:after="0"/>
        <w:jc w:val="both"/>
        <w:rPr>
          <w:rFonts w:ascii="Times New Roman" w:hAnsi="Times New Roman" w:cs="Times New Roman"/>
        </w:rPr>
      </w:pPr>
    </w:p>
    <w:p w14:paraId="6B117284" w14:textId="77777777" w:rsidR="00FA5CCC" w:rsidRDefault="00FA5CCC" w:rsidP="00765F6C">
      <w:pPr>
        <w:spacing w:after="0"/>
        <w:jc w:val="both"/>
        <w:rPr>
          <w:rFonts w:ascii="Times New Roman" w:hAnsi="Times New Roman" w:cs="Times New Roman"/>
        </w:rPr>
      </w:pPr>
    </w:p>
    <w:p w14:paraId="22CEEB6A" w14:textId="77777777" w:rsidR="007923C7" w:rsidRDefault="007923C7" w:rsidP="00765F6C">
      <w:pPr>
        <w:spacing w:after="0"/>
        <w:jc w:val="both"/>
        <w:rPr>
          <w:rFonts w:ascii="Times New Roman" w:hAnsi="Times New Roman" w:cs="Times New Roman"/>
        </w:rPr>
      </w:pPr>
    </w:p>
    <w:p w14:paraId="700D66CE" w14:textId="77777777" w:rsidR="00F558A0" w:rsidRPr="00B36D3C" w:rsidRDefault="00F558A0" w:rsidP="00F558A0">
      <w:pPr>
        <w:pStyle w:val="Heading1"/>
        <w:rPr>
          <w:rFonts w:ascii="Times New Roman" w:hAnsi="Times New Roman" w:cs="Times New Roman"/>
          <w:b/>
          <w:color w:val="auto"/>
          <w:sz w:val="24"/>
          <w:szCs w:val="24"/>
        </w:rPr>
      </w:pPr>
      <w:r w:rsidRPr="00B36D3C">
        <w:rPr>
          <w:rFonts w:ascii="Times New Roman" w:hAnsi="Times New Roman" w:cs="Times New Roman"/>
          <w:b/>
          <w:color w:val="auto"/>
          <w:sz w:val="24"/>
          <w:szCs w:val="24"/>
        </w:rPr>
        <w:t xml:space="preserve">SECTION </w:t>
      </w:r>
      <w:r>
        <w:rPr>
          <w:rFonts w:ascii="Times New Roman" w:hAnsi="Times New Roman" w:cs="Times New Roman"/>
          <w:b/>
          <w:color w:val="auto"/>
          <w:sz w:val="24"/>
          <w:szCs w:val="24"/>
        </w:rPr>
        <w:t>10: PROFESSIONAL CHAPTERS</w:t>
      </w:r>
    </w:p>
    <w:p w14:paraId="4D2DD789" w14:textId="77777777" w:rsidR="00F558A0" w:rsidRPr="005A49D9" w:rsidRDefault="00F558A0" w:rsidP="00F558A0">
      <w:pPr>
        <w:jc w:val="both"/>
        <w:rPr>
          <w:rFonts w:ascii="Times New Roman" w:hAnsi="Times New Roman" w:cs="Times New Roman"/>
        </w:rPr>
      </w:pPr>
    </w:p>
    <w:p w14:paraId="72B26F6B" w14:textId="77777777" w:rsidR="00F558A0" w:rsidRDefault="00F558A0" w:rsidP="00F558A0">
      <w:pPr>
        <w:jc w:val="both"/>
        <w:rPr>
          <w:rFonts w:ascii="Times New Roman" w:hAnsi="Times New Roman" w:cs="Times New Roman"/>
          <w:b/>
        </w:rPr>
      </w:pPr>
      <w:r>
        <w:rPr>
          <w:rFonts w:ascii="Times New Roman" w:hAnsi="Times New Roman" w:cs="Times New Roman"/>
          <w:b/>
        </w:rPr>
        <w:t>10.1 Description and General Information</w:t>
      </w:r>
    </w:p>
    <w:p w14:paraId="4269551B" w14:textId="77777777" w:rsidR="00F558A0" w:rsidRDefault="00F558A0" w:rsidP="00F558A0">
      <w:pPr>
        <w:jc w:val="both"/>
        <w:rPr>
          <w:rFonts w:ascii="Times New Roman" w:hAnsi="Times New Roman" w:cs="Times New Roman"/>
        </w:rPr>
      </w:pPr>
      <w:r>
        <w:rPr>
          <w:rFonts w:ascii="Times New Roman" w:hAnsi="Times New Roman" w:cs="Times New Roman"/>
        </w:rPr>
        <w:t xml:space="preserve">Professional Chapters are group of professionals who are willing to work together mentoring and assisting University students in carrying out EWB projects. </w:t>
      </w:r>
    </w:p>
    <w:p w14:paraId="5DF2C2C0" w14:textId="77777777" w:rsidR="00F558A0" w:rsidRDefault="00F558A0" w:rsidP="00F558A0">
      <w:pPr>
        <w:jc w:val="both"/>
        <w:rPr>
          <w:rFonts w:ascii="Times New Roman" w:hAnsi="Times New Roman" w:cs="Times New Roman"/>
          <w:b/>
        </w:rPr>
      </w:pPr>
      <w:r>
        <w:rPr>
          <w:rFonts w:ascii="Times New Roman" w:hAnsi="Times New Roman" w:cs="Times New Roman"/>
        </w:rPr>
        <w:t>The model for Professional Chapters is shown below:</w:t>
      </w:r>
    </w:p>
    <w:p w14:paraId="452626B4" w14:textId="77777777" w:rsidR="00F558A0" w:rsidRDefault="00F558A0" w:rsidP="00F558A0">
      <w:pPr>
        <w:jc w:val="both"/>
        <w:rPr>
          <w:rFonts w:ascii="Times New Roman" w:hAnsi="Times New Roman" w:cs="Times New Roman"/>
          <w:b/>
        </w:rPr>
      </w:pPr>
    </w:p>
    <w:bookmarkStart w:id="8" w:name="_Hlk14656253"/>
    <w:p w14:paraId="63A790E5" w14:textId="77777777" w:rsidR="00F558A0" w:rsidRDefault="00F558A0" w:rsidP="00F558A0">
      <w:pPr>
        <w:jc w:val="both"/>
        <w:rPr>
          <w:rFonts w:ascii="Times New Roman" w:hAnsi="Times New Roman" w:cs="Times New Roman"/>
          <w:b/>
        </w:rPr>
      </w:pPr>
      <w:r>
        <w:rPr>
          <w:noProof/>
          <w:lang w:val="en-US" w:eastAsia="en-US"/>
        </w:rPr>
        <mc:AlternateContent>
          <mc:Choice Requires="wpc">
            <w:drawing>
              <wp:inline distT="0" distB="0" distL="0" distR="0" wp14:anchorId="30C12180" wp14:editId="7C2EFE24">
                <wp:extent cx="4468495" cy="2234317"/>
                <wp:effectExtent l="0" t="0" r="0" b="0"/>
                <wp:docPr id="75" name="畫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 name="Line 57"/>
                        <wps:cNvCnPr>
                          <a:cxnSpLocks noChangeShapeType="1"/>
                        </wps:cNvCnPr>
                        <wps:spPr bwMode="auto">
                          <a:xfrm>
                            <a:off x="3314700" y="457151"/>
                            <a:ext cx="762" cy="228946"/>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58"/>
                        <wps:cNvCnPr>
                          <a:cxnSpLocks noChangeShapeType="1"/>
                        </wps:cNvCnPr>
                        <wps:spPr bwMode="auto">
                          <a:xfrm>
                            <a:off x="2057400" y="457151"/>
                            <a:ext cx="762" cy="228946"/>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54" name="Group 59"/>
                        <wpg:cNvGrpSpPr>
                          <a:grpSpLocks/>
                        </wpg:cNvGrpSpPr>
                        <wpg:grpSpPr bwMode="auto">
                          <a:xfrm>
                            <a:off x="1600173" y="0"/>
                            <a:ext cx="2721361" cy="487529"/>
                            <a:chOff x="5627" y="7035"/>
                            <a:chExt cx="2850" cy="658"/>
                          </a:xfrm>
                        </wpg:grpSpPr>
                        <wps:wsp>
                          <wps:cNvPr id="55" name="AutoShape 60"/>
                          <wps:cNvSpPr>
                            <a:spLocks noChangeArrowheads="1"/>
                          </wps:cNvSpPr>
                          <wps:spPr bwMode="auto">
                            <a:xfrm>
                              <a:off x="5627" y="7035"/>
                              <a:ext cx="2850" cy="617"/>
                            </a:xfrm>
                            <a:prstGeom prst="roundRect">
                              <a:avLst>
                                <a:gd name="adj" fmla="val 16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 name="Text Box 61"/>
                          <wps:cNvSpPr txBox="1">
                            <a:spLocks noChangeArrowheads="1"/>
                          </wps:cNvSpPr>
                          <wps:spPr bwMode="auto">
                            <a:xfrm>
                              <a:off x="5627" y="7138"/>
                              <a:ext cx="2850" cy="555"/>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465AC" w14:textId="77777777" w:rsidR="00C45DDC" w:rsidRPr="00850D48" w:rsidRDefault="00C45DDC" w:rsidP="00F558A0">
                                <w:pPr>
                                  <w:jc w:val="center"/>
                                  <w:rPr>
                                    <w:rFonts w:cstheme="minorHAnsi"/>
                                    <w:sz w:val="18"/>
                                    <w:szCs w:val="18"/>
                                  </w:rPr>
                                </w:pPr>
                                <w:r w:rsidRPr="00850D48">
                                  <w:rPr>
                                    <w:rFonts w:cstheme="minorHAnsi"/>
                                    <w:sz w:val="18"/>
                                    <w:szCs w:val="18"/>
                                  </w:rPr>
                                  <w:t>University Education, Technology, Training, Diversity</w:t>
                                </w:r>
                              </w:p>
                            </w:txbxContent>
                          </wps:txbx>
                          <wps:bodyPr rot="0" vert="horz" wrap="square" lIns="9144" tIns="27432" rIns="9144" bIns="9144" anchor="t" anchorCtr="0" upright="1">
                            <a:noAutofit/>
                          </wps:bodyPr>
                        </wps:wsp>
                      </wpg:wgp>
                      <wpg:wgp>
                        <wpg:cNvPr id="57" name="Group 62"/>
                        <wpg:cNvGrpSpPr>
                          <a:grpSpLocks/>
                        </wpg:cNvGrpSpPr>
                        <wpg:grpSpPr bwMode="auto">
                          <a:xfrm>
                            <a:off x="0" y="457523"/>
                            <a:ext cx="1586285" cy="914179"/>
                            <a:chOff x="3377" y="7537"/>
                            <a:chExt cx="1950" cy="926"/>
                          </a:xfrm>
                        </wpg:grpSpPr>
                        <wps:wsp>
                          <wps:cNvPr id="58" name="AutoShape 63"/>
                          <wps:cNvSpPr>
                            <a:spLocks noChangeArrowheads="1"/>
                          </wps:cNvSpPr>
                          <wps:spPr bwMode="auto">
                            <a:xfrm>
                              <a:off x="3377" y="7537"/>
                              <a:ext cx="1950" cy="926"/>
                            </a:xfrm>
                            <a:prstGeom prst="roundRect">
                              <a:avLst>
                                <a:gd name="adj" fmla="val 16667"/>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 name="Text Box 64"/>
                          <wps:cNvSpPr txBox="1">
                            <a:spLocks noChangeArrowheads="1"/>
                          </wps:cNvSpPr>
                          <wps:spPr bwMode="auto">
                            <a:xfrm>
                              <a:off x="3377" y="7640"/>
                              <a:ext cx="1900" cy="823"/>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F7F01" w14:textId="77777777" w:rsidR="00C45DDC" w:rsidRPr="00850D48" w:rsidRDefault="00C45DDC" w:rsidP="00F558A0">
                                <w:pPr>
                                  <w:jc w:val="center"/>
                                  <w:rPr>
                                    <w:rFonts w:cstheme="minorHAnsi"/>
                                    <w:b/>
                                    <w:sz w:val="18"/>
                                    <w:szCs w:val="18"/>
                                    <w:u w:val="single"/>
                                  </w:rPr>
                                </w:pPr>
                                <w:r w:rsidRPr="00850D48">
                                  <w:rPr>
                                    <w:rFonts w:cstheme="minorHAnsi"/>
                                    <w:b/>
                                    <w:sz w:val="18"/>
                                    <w:szCs w:val="18"/>
                                    <w:u w:val="single"/>
                                  </w:rPr>
                                  <w:t>Implementation:</w:t>
                                </w:r>
                              </w:p>
                              <w:p w14:paraId="7A5839FA" w14:textId="77777777" w:rsidR="00C45DDC" w:rsidRPr="00850D48" w:rsidRDefault="00C45DDC" w:rsidP="00F558A0">
                                <w:pPr>
                                  <w:jc w:val="center"/>
                                  <w:rPr>
                                    <w:rFonts w:cstheme="minorHAnsi"/>
                                    <w:b/>
                                    <w:sz w:val="18"/>
                                    <w:szCs w:val="18"/>
                                  </w:rPr>
                                </w:pPr>
                                <w:r w:rsidRPr="00850D48">
                                  <w:rPr>
                                    <w:rFonts w:cstheme="minorHAnsi"/>
                                    <w:b/>
                                    <w:sz w:val="18"/>
                                    <w:szCs w:val="18"/>
                                  </w:rPr>
                                  <w:t>Cultural Awareness, Hands-on Experience, Case Studies</w:t>
                                </w:r>
                              </w:p>
                            </w:txbxContent>
                          </wps:txbx>
                          <wps:bodyPr rot="0" vert="horz" wrap="square" lIns="9144" tIns="9144" rIns="9144" bIns="9144" anchor="t" anchorCtr="0" upright="1">
                            <a:noAutofit/>
                          </wps:bodyPr>
                        </wps:wsp>
                      </wpg:wgp>
                      <wpg:wgp>
                        <wpg:cNvPr id="60" name="Group 65"/>
                        <wpg:cNvGrpSpPr>
                          <a:grpSpLocks/>
                        </wpg:cNvGrpSpPr>
                        <wpg:grpSpPr bwMode="auto">
                          <a:xfrm>
                            <a:off x="2255151" y="1190597"/>
                            <a:ext cx="1211617" cy="817107"/>
                            <a:chOff x="6377" y="8578"/>
                            <a:chExt cx="1200" cy="771"/>
                          </a:xfrm>
                        </wpg:grpSpPr>
                        <wps:wsp>
                          <wps:cNvPr id="61" name="AutoShape 66"/>
                          <wps:cNvSpPr>
                            <a:spLocks noChangeArrowheads="1"/>
                          </wps:cNvSpPr>
                          <wps:spPr bwMode="auto">
                            <a:xfrm>
                              <a:off x="6377" y="8578"/>
                              <a:ext cx="1200" cy="771"/>
                            </a:xfrm>
                            <a:prstGeom prst="roundRect">
                              <a:avLst>
                                <a:gd name="adj" fmla="val 16667"/>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62" name="Text Box 67"/>
                          <wps:cNvSpPr txBox="1">
                            <a:spLocks noChangeArrowheads="1"/>
                          </wps:cNvSpPr>
                          <wps:spPr bwMode="auto">
                            <a:xfrm>
                              <a:off x="6617" y="8732"/>
                              <a:ext cx="750" cy="515"/>
                            </a:xfrm>
                            <a:prstGeom prst="rect">
                              <a:avLst/>
                            </a:prstGeom>
                            <a:noFill/>
                            <a:ln>
                              <a:noFill/>
                            </a:ln>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539D" w14:textId="77777777" w:rsidR="00C45DDC" w:rsidRPr="00850D48" w:rsidRDefault="00C45DDC" w:rsidP="00F558A0">
                                <w:pPr>
                                  <w:jc w:val="center"/>
                                  <w:rPr>
                                    <w:rFonts w:cstheme="minorHAnsi"/>
                                    <w:b/>
                                    <w:sz w:val="18"/>
                                    <w:szCs w:val="18"/>
                                  </w:rPr>
                                </w:pPr>
                                <w:r w:rsidRPr="00850D48">
                                  <w:rPr>
                                    <w:rFonts w:cstheme="minorHAnsi"/>
                                    <w:b/>
                                    <w:sz w:val="18"/>
                                    <w:szCs w:val="18"/>
                                  </w:rPr>
                                  <w:t xml:space="preserve">EWB </w:t>
                                </w:r>
                              </w:p>
                              <w:p w14:paraId="73E788FF" w14:textId="77777777" w:rsidR="00C45DDC" w:rsidRPr="00850D48" w:rsidRDefault="00C45DDC" w:rsidP="00F558A0">
                                <w:pPr>
                                  <w:jc w:val="center"/>
                                  <w:rPr>
                                    <w:rFonts w:cstheme="minorHAnsi"/>
                                    <w:b/>
                                    <w:sz w:val="18"/>
                                    <w:szCs w:val="18"/>
                                  </w:rPr>
                                </w:pPr>
                                <w:r w:rsidRPr="00850D48">
                                  <w:rPr>
                                    <w:rFonts w:cstheme="minorHAnsi"/>
                                    <w:b/>
                                    <w:sz w:val="18"/>
                                    <w:szCs w:val="18"/>
                                  </w:rPr>
                                  <w:t>Project</w:t>
                                </w:r>
                              </w:p>
                            </w:txbxContent>
                          </wps:txbx>
                          <wps:bodyPr rot="0" vert="horz" wrap="square" lIns="9144" tIns="45720" rIns="9144" bIns="9144" anchor="t" anchorCtr="0" upright="1">
                            <a:noAutofit/>
                          </wps:bodyPr>
                        </wps:wsp>
                      </wpg:wgp>
                      <wpg:wgp>
                        <wpg:cNvPr id="63" name="Group 68"/>
                        <wpg:cNvGrpSpPr>
                          <a:grpSpLocks/>
                        </wpg:cNvGrpSpPr>
                        <wpg:grpSpPr bwMode="auto">
                          <a:xfrm>
                            <a:off x="1717452" y="697697"/>
                            <a:ext cx="795159" cy="391397"/>
                            <a:chOff x="5627" y="7961"/>
                            <a:chExt cx="1050" cy="308"/>
                          </a:xfrm>
                        </wpg:grpSpPr>
                        <wps:wsp>
                          <wps:cNvPr id="64" name="AutoShape 69"/>
                          <wps:cNvSpPr>
                            <a:spLocks noChangeArrowheads="1"/>
                          </wps:cNvSpPr>
                          <wps:spPr bwMode="auto">
                            <a:xfrm>
                              <a:off x="5627" y="7961"/>
                              <a:ext cx="1050" cy="308"/>
                            </a:xfrm>
                            <a:prstGeom prst="roundRect">
                              <a:avLst>
                                <a:gd name="adj" fmla="val 16667"/>
                              </a:avLst>
                            </a:prstGeom>
                            <a:solidFill>
                              <a:srgbClr val="DDDDDD"/>
                            </a:solidFill>
                            <a:ln w="9525">
                              <a:solidFill>
                                <a:srgbClr val="000000"/>
                              </a:solidFill>
                              <a:round/>
                              <a:headEnd/>
                              <a:tailEnd/>
                            </a:ln>
                          </wps:spPr>
                          <wps:bodyPr rot="0" vert="horz" wrap="square" lIns="91440" tIns="45720" rIns="91440" bIns="45720" anchor="t" anchorCtr="0" upright="1">
                            <a:noAutofit/>
                          </wps:bodyPr>
                        </wps:wsp>
                        <wps:wsp>
                          <wps:cNvPr id="65" name="Text Box 70"/>
                          <wps:cNvSpPr txBox="1">
                            <a:spLocks noChangeArrowheads="1"/>
                          </wps:cNvSpPr>
                          <wps:spPr bwMode="auto">
                            <a:xfrm>
                              <a:off x="5627" y="8009"/>
                              <a:ext cx="1050" cy="206"/>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2ED02E" w14:textId="77777777" w:rsidR="00C45DDC" w:rsidRPr="00850D48" w:rsidRDefault="00C45DDC" w:rsidP="00F558A0">
                                <w:pPr>
                                  <w:jc w:val="center"/>
                                  <w:rPr>
                                    <w:rFonts w:cstheme="minorHAnsi"/>
                                    <w:sz w:val="18"/>
                                    <w:szCs w:val="18"/>
                                  </w:rPr>
                                </w:pPr>
                                <w:r w:rsidRPr="00850D48">
                                  <w:rPr>
                                    <w:rFonts w:cstheme="minorHAnsi"/>
                                    <w:sz w:val="18"/>
                                    <w:szCs w:val="18"/>
                                  </w:rPr>
                                  <w:t>Students</w:t>
                                </w:r>
                              </w:p>
                            </w:txbxContent>
                          </wps:txbx>
                          <wps:bodyPr rot="0" vert="horz" wrap="square" lIns="9144" tIns="27432" rIns="9144" bIns="9144" anchor="t" anchorCtr="0" upright="1">
                            <a:noAutofit/>
                          </wps:bodyPr>
                        </wps:wsp>
                      </wpg:wgp>
                      <wps:wsp>
                        <wps:cNvPr id="66" name="Line 71"/>
                        <wps:cNvCnPr>
                          <a:cxnSpLocks noChangeShapeType="1"/>
                        </wps:cNvCnPr>
                        <wps:spPr bwMode="auto">
                          <a:xfrm>
                            <a:off x="2634865" y="839956"/>
                            <a:ext cx="457200" cy="741"/>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 name="Line 72"/>
                        <wps:cNvCnPr>
                          <a:cxnSpLocks noChangeShapeType="1"/>
                        </wps:cNvCnPr>
                        <wps:spPr bwMode="auto">
                          <a:xfrm>
                            <a:off x="2863465" y="839956"/>
                            <a:ext cx="762" cy="343048"/>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73"/>
                        <wps:cNvCnPr>
                          <a:cxnSpLocks noChangeShapeType="1"/>
                        </wps:cNvCnPr>
                        <wps:spPr bwMode="auto">
                          <a:xfrm flipV="1">
                            <a:off x="563548" y="1371809"/>
                            <a:ext cx="762" cy="228205"/>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74"/>
                        <wps:cNvCnPr>
                          <a:cxnSpLocks noChangeShapeType="1"/>
                        </wps:cNvCnPr>
                        <wps:spPr bwMode="auto">
                          <a:xfrm>
                            <a:off x="563538" y="1599801"/>
                            <a:ext cx="168270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Line 75"/>
                        <wps:cNvCnPr>
                          <a:cxnSpLocks noChangeShapeType="1"/>
                        </wps:cNvCnPr>
                        <wps:spPr bwMode="auto">
                          <a:xfrm flipV="1">
                            <a:off x="563548" y="173324"/>
                            <a:ext cx="762" cy="26673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 name="Line 76"/>
                        <wps:cNvCnPr>
                          <a:cxnSpLocks noChangeShapeType="1"/>
                        </wps:cNvCnPr>
                        <wps:spPr bwMode="auto">
                          <a:xfrm>
                            <a:off x="563548" y="173324"/>
                            <a:ext cx="1028700" cy="74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72" name="Group 77"/>
                        <wpg:cNvGrpSpPr>
                          <a:grpSpLocks/>
                        </wpg:cNvGrpSpPr>
                        <wpg:grpSpPr bwMode="auto">
                          <a:xfrm>
                            <a:off x="3236320" y="697842"/>
                            <a:ext cx="1085219" cy="391254"/>
                            <a:chOff x="7277" y="7961"/>
                            <a:chExt cx="1200" cy="308"/>
                          </a:xfrm>
                        </wpg:grpSpPr>
                        <wps:wsp>
                          <wps:cNvPr id="73" name="AutoShape 78"/>
                          <wps:cNvSpPr>
                            <a:spLocks noChangeArrowheads="1"/>
                          </wps:cNvSpPr>
                          <wps:spPr bwMode="auto">
                            <a:xfrm>
                              <a:off x="7277" y="7961"/>
                              <a:ext cx="1200" cy="308"/>
                            </a:xfrm>
                            <a:prstGeom prst="roundRect">
                              <a:avLst>
                                <a:gd name="adj" fmla="val 16667"/>
                              </a:avLst>
                            </a:prstGeom>
                            <a:solidFill>
                              <a:srgbClr val="DDDDDD"/>
                            </a:solidFill>
                            <a:ln w="9525">
                              <a:solidFill>
                                <a:srgbClr val="000000"/>
                              </a:solidFill>
                              <a:round/>
                              <a:headEnd/>
                              <a:tailEnd/>
                            </a:ln>
                          </wps:spPr>
                          <wps:bodyPr rot="0" vert="horz" wrap="square" lIns="91440" tIns="45720" rIns="91440" bIns="45720" anchor="t" anchorCtr="0" upright="1">
                            <a:noAutofit/>
                          </wps:bodyPr>
                        </wps:wsp>
                        <wps:wsp>
                          <wps:cNvPr id="74" name="Text Box 79"/>
                          <wps:cNvSpPr txBox="1">
                            <a:spLocks noChangeArrowheads="1"/>
                          </wps:cNvSpPr>
                          <wps:spPr bwMode="auto">
                            <a:xfrm>
                              <a:off x="7277" y="8009"/>
                              <a:ext cx="1200" cy="206"/>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86500" w14:textId="77777777" w:rsidR="00C45DDC" w:rsidRPr="00850D48" w:rsidRDefault="00C45DDC" w:rsidP="00F558A0">
                                <w:pPr>
                                  <w:jc w:val="center"/>
                                  <w:rPr>
                                    <w:rFonts w:cstheme="minorHAnsi"/>
                                    <w:sz w:val="18"/>
                                    <w:szCs w:val="18"/>
                                  </w:rPr>
                                </w:pPr>
                                <w:r w:rsidRPr="00850D48">
                                  <w:rPr>
                                    <w:rFonts w:cstheme="minorHAnsi"/>
                                    <w:sz w:val="18"/>
                                    <w:szCs w:val="18"/>
                                  </w:rPr>
                                  <w:t>Professionals</w:t>
                                </w:r>
                              </w:p>
                            </w:txbxContent>
                          </wps:txbx>
                          <wps:bodyPr rot="0" vert="horz" wrap="square" lIns="9144" tIns="27432" rIns="9144" bIns="9144" anchor="t" anchorCtr="0" upright="1">
                            <a:noAutofit/>
                          </wps:bodyPr>
                        </wps:wsp>
                      </wpg:wg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C12180" id="畫布 75" o:spid="_x0000_s1026" editas="canvas" style="width:351.85pt;height:175.95pt;mso-position-horizontal-relative:char;mso-position-vertical-relative:line" coordsize="44684,2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684;height:22339;visibility:visible;mso-wrap-style:square">
                  <v:fill o:detectmouseclick="t"/>
                  <v:path o:connecttype="none"/>
                </v:shape>
                <v:line id="Line 57" o:spid="_x0000_s1028" style="position:absolute;visibility:visible;mso-wrap-style:square" from="33147,4571" to="33154,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" strokeweight="1.25pt">
                  <v:stroke endarrow="block"/>
                </v:line>
                <v:line id="Line 58" o:spid="_x0000_s1029" style="position:absolute;visibility:visible;mso-wrap-style:square" from="20574,4571" to="20581,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" strokeweight="1.25pt">
                  <v:stroke endarrow="block"/>
                </v:line>
                <v:group id="Group 59" o:spid="_x0000_s1030" style="position:absolute;left:16001;width:27214;height:4875" coordorigin="5627,7035" coordsize="285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AutoShape 60" o:spid="_x0000_s1031" style="position:absolute;left:5627;top:7035;width:2850;height:6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" fillcolor="silver"/>
                  <v:shapetype id="_x0000_t202" coordsize="21600,21600" o:spt="202" path="m,l,21600r21600,l21600,xe">
                    <v:stroke joinstyle="miter"/>
                    <v:path gradientshapeok="t" o:connecttype="rect"/>
                  </v:shapetype>
                  <v:shape id="Text Box 61" o:spid="_x0000_s1032" type="#_x0000_t202" style="position:absolute;left:5627;top:7138;width:285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" filled="f" stroked="f">
                    <v:textbox inset=".72pt,2.16pt,.72pt,.72pt">
                      <w:txbxContent>
                        <w:p w14:paraId="17B465AC" w14:textId="77777777" w:rsidR="00315BB4" w:rsidRPr="00850D48" w:rsidRDefault="00315BB4" w:rsidP="00F558A0">
                          <w:pPr>
                            <w:jc w:val="center"/>
                            <w:rPr>
                              <w:rFonts w:cstheme="minorHAnsi"/>
                              <w:sz w:val="18"/>
                              <w:szCs w:val="18"/>
                            </w:rPr>
                          </w:pPr>
                          <w:r w:rsidRPr="00850D48">
                            <w:rPr>
                              <w:rFonts w:cstheme="minorHAnsi"/>
                              <w:sz w:val="18"/>
                              <w:szCs w:val="18"/>
                            </w:rPr>
                            <w:t>University Education, Technology, Training, Diversity</w:t>
                          </w:r>
                        </w:p>
                      </w:txbxContent>
                    </v:textbox>
                  </v:shape>
                </v:group>
                <v:group id="Group 62" o:spid="_x0000_s1033" style="position:absolute;top:4575;width:15862;height:9142" coordorigin="3377,7537" coordsize="195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AutoShape 63" o:spid="_x0000_s1034" style="position:absolute;left:3377;top:7537;width:1950;height:9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" fillcolor="silver"/>
                  <v:shape id="Text Box 64" o:spid="_x0000_s1035" type="#_x0000_t202" style="position:absolute;left:3377;top:7640;width:19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" filled="f" stroked="f">
                    <v:textbox inset=".72pt,.72pt,.72pt,.72pt">
                      <w:txbxContent>
                        <w:p w14:paraId="531F7F01" w14:textId="77777777" w:rsidR="00315BB4" w:rsidRPr="00850D48" w:rsidRDefault="00315BB4" w:rsidP="00F558A0">
                          <w:pPr>
                            <w:jc w:val="center"/>
                            <w:rPr>
                              <w:rFonts w:cstheme="minorHAnsi"/>
                              <w:b/>
                              <w:sz w:val="18"/>
                              <w:szCs w:val="18"/>
                              <w:u w:val="single"/>
                            </w:rPr>
                          </w:pPr>
                          <w:r w:rsidRPr="00850D48">
                            <w:rPr>
                              <w:rFonts w:cstheme="minorHAnsi"/>
                              <w:b/>
                              <w:sz w:val="18"/>
                              <w:szCs w:val="18"/>
                              <w:u w:val="single"/>
                            </w:rPr>
                            <w:t>Implementation:</w:t>
                          </w:r>
                        </w:p>
                        <w:p w14:paraId="7A5839FA" w14:textId="77777777" w:rsidR="00315BB4" w:rsidRPr="00850D48" w:rsidRDefault="00315BB4" w:rsidP="00F558A0">
                          <w:pPr>
                            <w:jc w:val="center"/>
                            <w:rPr>
                              <w:rFonts w:cstheme="minorHAnsi"/>
                              <w:b/>
                              <w:sz w:val="18"/>
                              <w:szCs w:val="18"/>
                            </w:rPr>
                          </w:pPr>
                          <w:r w:rsidRPr="00850D48">
                            <w:rPr>
                              <w:rFonts w:cstheme="minorHAnsi"/>
                              <w:b/>
                              <w:sz w:val="18"/>
                              <w:szCs w:val="18"/>
                            </w:rPr>
                            <w:t>Cultural Awareness, Hands-on Experience, Case Studies</w:t>
                          </w:r>
                        </w:p>
                      </w:txbxContent>
                    </v:textbox>
                  </v:shape>
                </v:group>
                <v:group id="Group 65" o:spid="_x0000_s1036" style="position:absolute;left:22551;top:11905;width:12116;height:8172" coordorigin="6377,8578" coordsize="120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AutoShape 66" o:spid="_x0000_s1037" style="position:absolute;left:6377;top:8578;width:1200;height:7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" fillcolor="#9cf"/>
                  <v:shape id="Text Box 67" o:spid="_x0000_s1038" type="#_x0000_t202" style="position:absolute;left:6617;top:8732;width:750;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" filled="f" stroked="f">
                    <v:textbox inset=".72pt,,.72pt,.72pt">
                      <w:txbxContent>
                        <w:p w14:paraId="326F539D" w14:textId="77777777" w:rsidR="00315BB4" w:rsidRPr="00850D48" w:rsidRDefault="00315BB4" w:rsidP="00F558A0">
                          <w:pPr>
                            <w:jc w:val="center"/>
                            <w:rPr>
                              <w:rFonts w:cstheme="minorHAnsi"/>
                              <w:b/>
                              <w:sz w:val="18"/>
                              <w:szCs w:val="18"/>
                            </w:rPr>
                          </w:pPr>
                          <w:r w:rsidRPr="00850D48">
                            <w:rPr>
                              <w:rFonts w:cstheme="minorHAnsi"/>
                              <w:b/>
                              <w:sz w:val="18"/>
                              <w:szCs w:val="18"/>
                            </w:rPr>
                            <w:t xml:space="preserve">EWB </w:t>
                          </w:r>
                        </w:p>
                        <w:p w14:paraId="73E788FF" w14:textId="77777777" w:rsidR="00315BB4" w:rsidRPr="00850D48" w:rsidRDefault="00315BB4" w:rsidP="00F558A0">
                          <w:pPr>
                            <w:jc w:val="center"/>
                            <w:rPr>
                              <w:rFonts w:cstheme="minorHAnsi"/>
                              <w:b/>
                              <w:sz w:val="18"/>
                              <w:szCs w:val="18"/>
                            </w:rPr>
                          </w:pPr>
                          <w:r w:rsidRPr="00850D48">
                            <w:rPr>
                              <w:rFonts w:cstheme="minorHAnsi"/>
                              <w:b/>
                              <w:sz w:val="18"/>
                              <w:szCs w:val="18"/>
                            </w:rPr>
                            <w:t>Project</w:t>
                          </w:r>
                        </w:p>
                      </w:txbxContent>
                    </v:textbox>
                  </v:shape>
                </v:group>
                <v:group id="Group 68" o:spid="_x0000_s1039" style="position:absolute;left:17174;top:6976;width:7952;height:3914" coordorigin="5627,7961" coordsize="105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oundrect id="AutoShape 69" o:spid="_x0000_s1040" style="position:absolute;left:5627;top:7961;width:1050;height: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" fillcolor="#ddd"/>
                  <v:shape id="Text Box 70" o:spid="_x0000_s1041" type="#_x0000_t202" style="position:absolute;left:5627;top:8009;width:105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" fillcolor="#ddd" stroked="f">
                    <v:textbox inset=".72pt,2.16pt,.72pt,.72pt">
                      <w:txbxContent>
                        <w:p w14:paraId="7C2ED02E" w14:textId="77777777" w:rsidR="00315BB4" w:rsidRPr="00850D48" w:rsidRDefault="00315BB4" w:rsidP="00F558A0">
                          <w:pPr>
                            <w:jc w:val="center"/>
                            <w:rPr>
                              <w:rFonts w:cstheme="minorHAnsi"/>
                              <w:sz w:val="18"/>
                              <w:szCs w:val="18"/>
                            </w:rPr>
                          </w:pPr>
                          <w:r w:rsidRPr="00850D48">
                            <w:rPr>
                              <w:rFonts w:cstheme="minorHAnsi"/>
                              <w:sz w:val="18"/>
                              <w:szCs w:val="18"/>
                            </w:rPr>
                            <w:t>Students</w:t>
                          </w:r>
                        </w:p>
                      </w:txbxContent>
                    </v:textbox>
                  </v:shape>
                </v:group>
                <v:line id="Line 71" o:spid="_x0000_s1042" style="position:absolute;visibility:visible;mso-wrap-style:square" from="26348,8399" to="30920,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" strokeweight="1.25pt">
                  <v:stroke startarrow="block" endarrow="block"/>
                </v:line>
                <v:line id="Line 72" o:spid="_x0000_s1043" style="position:absolute;visibility:visible;mso-wrap-style:square" from="28634,8399" to="28642,11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" strokeweight="1.25pt">
                  <v:stroke endarrow="block"/>
                </v:line>
                <v:line id="Line 73" o:spid="_x0000_s1044" style="position:absolute;flip:y;visibility:visible;mso-wrap-style:square" from="5635,13718" to="5643,1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" strokeweight="1.25pt">
                  <v:stroke endarrow="block"/>
                </v:line>
                <v:line id="Line 74" o:spid="_x0000_s1045" style="position:absolute;visibility:visible;mso-wrap-style:square" from="5635,15998" to="22462,15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" strokeweight="1.25pt"/>
                <v:line id="Line 75" o:spid="_x0000_s1046" style="position:absolute;flip:y;visibility:visible;mso-wrap-style:square" from="5635,1733" to="5643,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" strokeweight="1.25pt"/>
                <v:line id="Line 76" o:spid="_x0000_s1047" style="position:absolute;visibility:visible;mso-wrap-style:square" from="5635,1733" to="15922,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" strokeweight="1.25pt">
                  <v:stroke endarrow="block"/>
                </v:line>
                <v:group id="Group 77" o:spid="_x0000_s1048" style="position:absolute;left:32363;top:6978;width:10852;height:3912" coordorigin="7277,7961" coordsize="120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oundrect id="AutoShape 78" o:spid="_x0000_s1049" style="position:absolute;left:7277;top:7961;width:1200;height: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" fillcolor="#ddd"/>
                  <v:shape id="Text Box 79" o:spid="_x0000_s1050" type="#_x0000_t202" style="position:absolute;left:7277;top:8009;width:120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" fillcolor="#ddd" stroked="f">
                    <v:textbox inset=".72pt,2.16pt,.72pt,.72pt">
                      <w:txbxContent>
                        <w:p w14:paraId="25B86500" w14:textId="77777777" w:rsidR="00315BB4" w:rsidRPr="00850D48" w:rsidRDefault="00315BB4" w:rsidP="00F558A0">
                          <w:pPr>
                            <w:jc w:val="center"/>
                            <w:rPr>
                              <w:rFonts w:cstheme="minorHAnsi"/>
                              <w:sz w:val="18"/>
                              <w:szCs w:val="18"/>
                            </w:rPr>
                          </w:pPr>
                          <w:r w:rsidRPr="00850D48">
                            <w:rPr>
                              <w:rFonts w:cstheme="minorHAnsi"/>
                              <w:sz w:val="18"/>
                              <w:szCs w:val="18"/>
                            </w:rPr>
                            <w:t>Professionals</w:t>
                          </w:r>
                        </w:p>
                      </w:txbxContent>
                    </v:textbox>
                  </v:shape>
                </v:group>
                <w10:anchorlock/>
              </v:group>
            </w:pict>
          </mc:Fallback>
        </mc:AlternateContent>
      </w:r>
      <w:bookmarkEnd w:id="8"/>
    </w:p>
    <w:p w14:paraId="2E6E824D" w14:textId="77777777" w:rsidR="00F558A0" w:rsidRDefault="00F558A0" w:rsidP="00F558A0">
      <w:pPr>
        <w:spacing w:after="0"/>
        <w:jc w:val="both"/>
        <w:rPr>
          <w:rFonts w:ascii="Times New Roman" w:hAnsi="Times New Roman" w:cs="Times New Roman"/>
        </w:rPr>
      </w:pPr>
      <w:r w:rsidRPr="00921CA9">
        <w:rPr>
          <w:rFonts w:ascii="Times New Roman" w:hAnsi="Times New Roman" w:cs="Times New Roman"/>
        </w:rPr>
        <w:t xml:space="preserve">While university engineering programs focus on academic student education and research, professional chapter activities will focus on the </w:t>
      </w:r>
      <w:r w:rsidRPr="003C5B49">
        <w:rPr>
          <w:rFonts w:ascii="Times New Roman" w:hAnsi="Times New Roman" w:cs="Times New Roman"/>
          <w:b/>
        </w:rPr>
        <w:t>provision of mentorship</w:t>
      </w:r>
      <w:r w:rsidRPr="00921CA9">
        <w:rPr>
          <w:rFonts w:ascii="Times New Roman" w:hAnsi="Times New Roman" w:cs="Times New Roman"/>
        </w:rPr>
        <w:t xml:space="preserve">, </w:t>
      </w:r>
      <w:r w:rsidRPr="003C5B49">
        <w:rPr>
          <w:rFonts w:ascii="Times New Roman" w:hAnsi="Times New Roman" w:cs="Times New Roman"/>
          <w:b/>
        </w:rPr>
        <w:t>training</w:t>
      </w:r>
      <w:r w:rsidRPr="00921CA9">
        <w:rPr>
          <w:rFonts w:ascii="Times New Roman" w:hAnsi="Times New Roman" w:cs="Times New Roman"/>
        </w:rPr>
        <w:t xml:space="preserve">, and </w:t>
      </w:r>
      <w:r w:rsidRPr="003C5B49">
        <w:rPr>
          <w:rFonts w:ascii="Times New Roman" w:hAnsi="Times New Roman" w:cs="Times New Roman"/>
          <w:b/>
        </w:rPr>
        <w:t>field experience</w:t>
      </w:r>
      <w:r w:rsidRPr="00921CA9">
        <w:rPr>
          <w:rFonts w:ascii="Times New Roman" w:hAnsi="Times New Roman" w:cs="Times New Roman"/>
        </w:rPr>
        <w:t xml:space="preserve"> to the student chapters.  </w:t>
      </w:r>
    </w:p>
    <w:p w14:paraId="60898708" w14:textId="77777777" w:rsidR="00F558A0" w:rsidRDefault="00F558A0" w:rsidP="00F558A0">
      <w:pPr>
        <w:spacing w:after="0"/>
        <w:jc w:val="both"/>
        <w:rPr>
          <w:rFonts w:ascii="Times New Roman" w:hAnsi="Times New Roman" w:cs="Times New Roman"/>
        </w:rPr>
      </w:pPr>
    </w:p>
    <w:p w14:paraId="170E2D8D" w14:textId="77777777" w:rsidR="00F558A0" w:rsidRDefault="00F558A0" w:rsidP="00F558A0">
      <w:pPr>
        <w:spacing w:after="0"/>
        <w:jc w:val="both"/>
        <w:rPr>
          <w:rFonts w:ascii="Times New Roman" w:hAnsi="Times New Roman" w:cs="Times New Roman"/>
        </w:rPr>
      </w:pPr>
      <w:r w:rsidRPr="00921CA9">
        <w:rPr>
          <w:rFonts w:ascii="Times New Roman" w:hAnsi="Times New Roman" w:cs="Times New Roman"/>
        </w:rPr>
        <w:t>This type of partnership results in environmentally and economically sustainable projects that are compatible with the environment, society and the culture of disadvantaged communities. We believe that professional/student partnering will develop a new generation of engineering students, who will benefit from seeing the many facets of engineering solutions to problems in developing communities, beyond the technical skills obtained in their curriculum – and in the education of host-community partners</w:t>
      </w:r>
    </w:p>
    <w:p w14:paraId="15F6466D" w14:textId="77777777" w:rsidR="00F558A0" w:rsidRDefault="00F558A0" w:rsidP="00F558A0">
      <w:pPr>
        <w:spacing w:after="0"/>
        <w:jc w:val="both"/>
        <w:rPr>
          <w:rFonts w:ascii="Times New Roman" w:hAnsi="Times New Roman" w:cs="Times New Roman"/>
        </w:rPr>
      </w:pPr>
    </w:p>
    <w:p w14:paraId="23F89306" w14:textId="77777777" w:rsidR="00F558A0" w:rsidRPr="00476AF5" w:rsidRDefault="00F558A0" w:rsidP="00F558A0">
      <w:pPr>
        <w:spacing w:after="0"/>
        <w:jc w:val="both"/>
        <w:rPr>
          <w:rFonts w:ascii="Times New Roman" w:hAnsi="Times New Roman" w:cs="Times New Roman"/>
        </w:rPr>
      </w:pPr>
      <w:r>
        <w:rPr>
          <w:rFonts w:ascii="Times New Roman" w:hAnsi="Times New Roman" w:cs="Times New Roman" w:hint="eastAsia"/>
        </w:rPr>
        <w:lastRenderedPageBreak/>
        <w:t>P</w:t>
      </w:r>
      <w:r>
        <w:rPr>
          <w:rFonts w:ascii="Times New Roman" w:hAnsi="Times New Roman" w:cs="Times New Roman"/>
        </w:rPr>
        <w:t xml:space="preserve">rofessionals are not limited to engineers, but also surveyors, scientists, social workers, and all other professionals that can help us to deliver the services to the local community and </w:t>
      </w:r>
      <w:r w:rsidRPr="003C5B49">
        <w:rPr>
          <w:rFonts w:ascii="Times New Roman" w:hAnsi="Times New Roman" w:cs="Times New Roman"/>
        </w:rPr>
        <w:t>partner communitie</w:t>
      </w:r>
      <w:r>
        <w:rPr>
          <w:rFonts w:ascii="Times New Roman" w:hAnsi="Times New Roman" w:cs="Times New Roman"/>
        </w:rPr>
        <w:t xml:space="preserve">s. </w:t>
      </w:r>
      <w:r w:rsidRPr="003C5B49">
        <w:rPr>
          <w:rFonts w:ascii="Times New Roman" w:hAnsi="Times New Roman" w:cs="Times New Roman"/>
        </w:rPr>
        <w:t>Students are involved in every step of the process, enabling them to learn first</w:t>
      </w:r>
      <w:r>
        <w:rPr>
          <w:rFonts w:ascii="Times New Roman" w:hAnsi="Times New Roman" w:cs="Times New Roman"/>
        </w:rPr>
        <w:t>-</w:t>
      </w:r>
      <w:r w:rsidRPr="003C5B49">
        <w:rPr>
          <w:rFonts w:ascii="Times New Roman" w:hAnsi="Times New Roman" w:cs="Times New Roman"/>
        </w:rPr>
        <w:t>hand about solutions to the problems of the developing world.</w:t>
      </w:r>
    </w:p>
    <w:p w14:paraId="122D1557" w14:textId="77777777" w:rsidR="00F558A0" w:rsidRDefault="00F558A0" w:rsidP="00F558A0">
      <w:pPr>
        <w:spacing w:after="0"/>
        <w:jc w:val="both"/>
        <w:rPr>
          <w:rFonts w:ascii="Times New Roman" w:hAnsi="Times New Roman" w:cs="Times New Roman"/>
          <w:b/>
          <w:bCs/>
        </w:rPr>
      </w:pPr>
    </w:p>
    <w:p w14:paraId="66985B02" w14:textId="77777777" w:rsidR="00F558A0" w:rsidRDefault="00F558A0" w:rsidP="00F558A0">
      <w:pPr>
        <w:spacing w:after="0"/>
        <w:jc w:val="both"/>
        <w:rPr>
          <w:rFonts w:ascii="Times New Roman" w:hAnsi="Times New Roman" w:cs="Times New Roman"/>
          <w:b/>
          <w:bCs/>
        </w:rPr>
      </w:pPr>
      <w:r>
        <w:rPr>
          <w:rFonts w:ascii="Times New Roman" w:hAnsi="Times New Roman" w:cs="Times New Roman"/>
          <w:b/>
          <w:bCs/>
        </w:rPr>
        <w:t xml:space="preserve">10.2 Objectives </w:t>
      </w:r>
    </w:p>
    <w:p w14:paraId="7DE8429A" w14:textId="77777777" w:rsidR="00F558A0" w:rsidRPr="00044B1D" w:rsidRDefault="00F558A0" w:rsidP="00F558A0">
      <w:pPr>
        <w:spacing w:after="0"/>
        <w:jc w:val="both"/>
        <w:rPr>
          <w:rFonts w:ascii="Times New Roman" w:hAnsi="Times New Roman" w:cs="Times New Roman"/>
          <w:b/>
          <w:bCs/>
        </w:rPr>
      </w:pPr>
    </w:p>
    <w:p w14:paraId="524FF6D8" w14:textId="77777777" w:rsidR="00F558A0" w:rsidRPr="008E38DE" w:rsidRDefault="00F558A0" w:rsidP="00C04E5C">
      <w:pPr>
        <w:pStyle w:val="ListParagraph"/>
        <w:numPr>
          <w:ilvl w:val="0"/>
          <w:numId w:val="41"/>
        </w:numPr>
        <w:spacing w:after="0"/>
        <w:jc w:val="both"/>
        <w:rPr>
          <w:rFonts w:ascii="Times New Roman" w:hAnsi="Times New Roman" w:cs="Times New Roman"/>
        </w:rPr>
      </w:pPr>
      <w:r>
        <w:rPr>
          <w:rFonts w:ascii="Times New Roman" w:hAnsi="Times New Roman" w:cs="Times New Roman"/>
        </w:rPr>
        <w:t>To assist</w:t>
      </w:r>
      <w:r w:rsidRPr="008E38DE">
        <w:rPr>
          <w:rFonts w:ascii="Times New Roman" w:hAnsi="Times New Roman" w:cs="Times New Roman"/>
        </w:rPr>
        <w:t xml:space="preserve"> in </w:t>
      </w:r>
      <w:r w:rsidRPr="00476AF5">
        <w:rPr>
          <w:rFonts w:ascii="Times New Roman" w:hAnsi="Times New Roman" w:cs="Times New Roman"/>
        </w:rPr>
        <w:t>training</w:t>
      </w:r>
      <w:r w:rsidRPr="008E38DE">
        <w:rPr>
          <w:rFonts w:ascii="Times New Roman" w:hAnsi="Times New Roman" w:cs="Times New Roman"/>
        </w:rPr>
        <w:t xml:space="preserve"> a new generation of professionals through the mentorship of student chapters in new and on-going national and international development chapters.  Each Professional Chapter is asked to “adopt” a student chapter if possible.</w:t>
      </w:r>
    </w:p>
    <w:p w14:paraId="60BDA1B2" w14:textId="77777777" w:rsidR="00F558A0" w:rsidRDefault="00F558A0" w:rsidP="00C04E5C">
      <w:pPr>
        <w:pStyle w:val="ListParagraph"/>
        <w:numPr>
          <w:ilvl w:val="0"/>
          <w:numId w:val="41"/>
        </w:numPr>
        <w:spacing w:after="0"/>
        <w:jc w:val="both"/>
        <w:rPr>
          <w:rFonts w:ascii="Times New Roman" w:hAnsi="Times New Roman" w:cs="Times New Roman"/>
        </w:rPr>
      </w:pPr>
      <w:r>
        <w:rPr>
          <w:rFonts w:ascii="Times New Roman" w:hAnsi="Times New Roman" w:cs="Times New Roman"/>
        </w:rPr>
        <w:t>To contribute</w:t>
      </w:r>
      <w:r w:rsidRPr="008E38DE">
        <w:rPr>
          <w:rFonts w:ascii="Times New Roman" w:hAnsi="Times New Roman" w:cs="Times New Roman"/>
        </w:rPr>
        <w:t xml:space="preserve"> to new and on-going development projects, promote high engineering standards, and to expand the dimensions of experience for emerging and practicing engineers.</w:t>
      </w:r>
    </w:p>
    <w:p w14:paraId="65F112B6" w14:textId="77777777" w:rsidR="00F558A0" w:rsidRDefault="00F558A0" w:rsidP="00C04E5C">
      <w:pPr>
        <w:pStyle w:val="ListParagraph"/>
        <w:numPr>
          <w:ilvl w:val="0"/>
          <w:numId w:val="41"/>
        </w:numPr>
        <w:spacing w:after="0"/>
        <w:jc w:val="both"/>
        <w:rPr>
          <w:rFonts w:ascii="Times New Roman" w:hAnsi="Times New Roman" w:cs="Times New Roman"/>
        </w:rPr>
      </w:pPr>
      <w:r>
        <w:rPr>
          <w:rFonts w:ascii="Times New Roman" w:hAnsi="Times New Roman" w:cs="Times New Roman"/>
        </w:rPr>
        <w:t xml:space="preserve">To provide </w:t>
      </w:r>
      <w:r w:rsidRPr="00476AF5">
        <w:rPr>
          <w:rFonts w:ascii="Times New Roman" w:hAnsi="Times New Roman" w:cs="Times New Roman"/>
        </w:rPr>
        <w:t xml:space="preserve">technical resource </w:t>
      </w:r>
      <w:r>
        <w:rPr>
          <w:rFonts w:ascii="Times New Roman" w:hAnsi="Times New Roman" w:cs="Times New Roman"/>
        </w:rPr>
        <w:t>for students of all levels.</w:t>
      </w:r>
    </w:p>
    <w:p w14:paraId="6C67C348" w14:textId="77777777" w:rsidR="00F558A0" w:rsidRDefault="00F558A0" w:rsidP="00C04E5C">
      <w:pPr>
        <w:pStyle w:val="ListParagraph"/>
        <w:numPr>
          <w:ilvl w:val="0"/>
          <w:numId w:val="41"/>
        </w:numPr>
        <w:spacing w:after="0"/>
        <w:jc w:val="both"/>
        <w:rPr>
          <w:rFonts w:ascii="Times New Roman" w:hAnsi="Times New Roman" w:cs="Times New Roman"/>
        </w:rPr>
      </w:pPr>
      <w:r>
        <w:rPr>
          <w:rFonts w:ascii="Times New Roman" w:hAnsi="Times New Roman" w:cs="Times New Roman"/>
        </w:rPr>
        <w:t xml:space="preserve">To collect and provide </w:t>
      </w:r>
      <w:r w:rsidRPr="00476AF5">
        <w:rPr>
          <w:rFonts w:ascii="Times New Roman" w:hAnsi="Times New Roman" w:cs="Times New Roman"/>
        </w:rPr>
        <w:t>research</w:t>
      </w:r>
      <w:r w:rsidRPr="006F0782">
        <w:rPr>
          <w:rFonts w:ascii="Times New Roman" w:hAnsi="Times New Roman" w:cs="Times New Roman"/>
        </w:rPr>
        <w:t xml:space="preserve"> on sustainable technologies to create internationally responsible engineers.</w:t>
      </w:r>
    </w:p>
    <w:p w14:paraId="63BB81F6" w14:textId="77777777" w:rsidR="00F558A0" w:rsidRDefault="00F558A0" w:rsidP="00C04E5C">
      <w:pPr>
        <w:pStyle w:val="ListParagraph"/>
        <w:numPr>
          <w:ilvl w:val="0"/>
          <w:numId w:val="41"/>
        </w:numPr>
        <w:spacing w:after="0"/>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maintain a </w:t>
      </w:r>
      <w:r w:rsidRPr="00476AF5">
        <w:rPr>
          <w:rFonts w:ascii="Times New Roman" w:hAnsi="Times New Roman" w:cs="Times New Roman"/>
        </w:rPr>
        <w:t>presence in the local community</w:t>
      </w:r>
      <w:r w:rsidRPr="006F0782">
        <w:rPr>
          <w:rFonts w:ascii="Times New Roman" w:hAnsi="Times New Roman" w:cs="Times New Roman"/>
          <w:u w:val="single"/>
        </w:rPr>
        <w:t xml:space="preserve"> </w:t>
      </w:r>
      <w:r w:rsidRPr="006F0782">
        <w:rPr>
          <w:rFonts w:ascii="Times New Roman" w:hAnsi="Times New Roman" w:cs="Times New Roman"/>
        </w:rPr>
        <w:t>through service.</w:t>
      </w:r>
    </w:p>
    <w:p w14:paraId="2B75AE48" w14:textId="77777777" w:rsidR="00F558A0" w:rsidRPr="008E38DE" w:rsidRDefault="00F558A0" w:rsidP="00C04E5C">
      <w:pPr>
        <w:pStyle w:val="ListParagraph"/>
        <w:numPr>
          <w:ilvl w:val="0"/>
          <w:numId w:val="41"/>
        </w:numPr>
        <w:spacing w:after="0"/>
        <w:jc w:val="both"/>
        <w:rPr>
          <w:rFonts w:ascii="Times New Roman" w:hAnsi="Times New Roman" w:cs="Times New Roman"/>
        </w:rPr>
      </w:pPr>
      <w:r>
        <w:rPr>
          <w:rFonts w:ascii="Times New Roman" w:hAnsi="Times New Roman" w:cs="Times New Roman"/>
        </w:rPr>
        <w:t>To inspire with word and action a new generation of students towards humanitarian work</w:t>
      </w:r>
    </w:p>
    <w:p w14:paraId="5CABD9EB" w14:textId="77777777" w:rsidR="00F558A0" w:rsidRDefault="00F558A0" w:rsidP="00F558A0">
      <w:pPr>
        <w:spacing w:after="0"/>
        <w:jc w:val="both"/>
        <w:rPr>
          <w:rFonts w:ascii="Times New Roman" w:hAnsi="Times New Roman" w:cs="Times New Roman"/>
          <w:b/>
          <w:bCs/>
        </w:rPr>
      </w:pPr>
    </w:p>
    <w:p w14:paraId="47D3FD70" w14:textId="77777777" w:rsidR="00F558A0" w:rsidRDefault="00F558A0" w:rsidP="00F558A0">
      <w:pPr>
        <w:spacing w:after="0"/>
        <w:jc w:val="both"/>
        <w:rPr>
          <w:rFonts w:ascii="Times New Roman" w:hAnsi="Times New Roman" w:cs="Times New Roman"/>
          <w:b/>
          <w:bCs/>
        </w:rPr>
      </w:pPr>
      <w:r>
        <w:rPr>
          <w:rFonts w:ascii="Times New Roman" w:hAnsi="Times New Roman" w:cs="Times New Roman"/>
          <w:b/>
          <w:bCs/>
        </w:rPr>
        <w:t>10.3 What does a Professional Chapter do</w:t>
      </w:r>
    </w:p>
    <w:p w14:paraId="2AAE8F33" w14:textId="77777777" w:rsidR="00F558A0" w:rsidRDefault="00F558A0" w:rsidP="00F558A0">
      <w:pPr>
        <w:spacing w:after="0"/>
        <w:jc w:val="both"/>
        <w:rPr>
          <w:rFonts w:ascii="Times New Roman" w:hAnsi="Times New Roman" w:cs="Times New Roman"/>
          <w:b/>
          <w:bCs/>
        </w:rPr>
      </w:pPr>
    </w:p>
    <w:p w14:paraId="05B86562"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Provides technical and mentoring assistance to student chapters.</w:t>
      </w:r>
    </w:p>
    <w:p w14:paraId="0E160984"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Attracts new members.</w:t>
      </w:r>
    </w:p>
    <w:p w14:paraId="7E77C72B" w14:textId="77777777" w:rsidR="00F558A0" w:rsidRPr="00476AF5" w:rsidRDefault="00F558A0" w:rsidP="00F558A0">
      <w:pPr>
        <w:spacing w:after="0"/>
        <w:jc w:val="both"/>
        <w:rPr>
          <w:rFonts w:ascii="Times New Roman" w:hAnsi="Times New Roman" w:cs="Times New Roman"/>
          <w:bCs/>
        </w:rPr>
      </w:pPr>
      <w:r>
        <w:rPr>
          <w:rFonts w:ascii="Times New Roman" w:hAnsi="Times New Roman" w:cs="Times New Roman"/>
          <w:bCs/>
        </w:rPr>
        <w:tab/>
      </w:r>
      <w:r w:rsidRPr="00476AF5">
        <w:rPr>
          <w:rFonts w:ascii="Times New Roman" w:hAnsi="Times New Roman" w:cs="Times New Roman"/>
          <w:bCs/>
        </w:rPr>
        <w:t xml:space="preserve">a. The chapter provides a means for new professionals of all disciplines to help make </w:t>
      </w:r>
      <w:r>
        <w:rPr>
          <w:rFonts w:ascii="Times New Roman" w:hAnsi="Times New Roman" w:cs="Times New Roman"/>
          <w:bCs/>
        </w:rPr>
        <w:tab/>
      </w:r>
      <w:r w:rsidRPr="00476AF5">
        <w:rPr>
          <w:rFonts w:ascii="Times New Roman" w:hAnsi="Times New Roman" w:cs="Times New Roman"/>
          <w:bCs/>
        </w:rPr>
        <w:t>a</w:t>
      </w:r>
      <w:r>
        <w:rPr>
          <w:rFonts w:ascii="Times New Roman" w:hAnsi="Times New Roman" w:cs="Times New Roman"/>
          <w:bCs/>
        </w:rPr>
        <w:t xml:space="preserve"> </w:t>
      </w:r>
      <w:r w:rsidRPr="00476AF5">
        <w:rPr>
          <w:rFonts w:ascii="Times New Roman" w:hAnsi="Times New Roman" w:cs="Times New Roman"/>
          <w:bCs/>
        </w:rPr>
        <w:t>difference.</w:t>
      </w:r>
    </w:p>
    <w:p w14:paraId="5420C1FE" w14:textId="77777777" w:rsidR="00F558A0" w:rsidRPr="00476AF5" w:rsidRDefault="00F558A0" w:rsidP="00F558A0">
      <w:pPr>
        <w:spacing w:after="0"/>
        <w:jc w:val="both"/>
        <w:rPr>
          <w:rFonts w:ascii="Times New Roman" w:hAnsi="Times New Roman" w:cs="Times New Roman"/>
          <w:bCs/>
        </w:rPr>
      </w:pPr>
      <w:r>
        <w:rPr>
          <w:rFonts w:ascii="Times New Roman" w:hAnsi="Times New Roman" w:cs="Times New Roman"/>
          <w:bCs/>
        </w:rPr>
        <w:tab/>
      </w:r>
      <w:r w:rsidRPr="00476AF5">
        <w:rPr>
          <w:rFonts w:ascii="Times New Roman" w:hAnsi="Times New Roman" w:cs="Times New Roman"/>
          <w:bCs/>
        </w:rPr>
        <w:t>b. EWB is open to engineering professionals and non-engineering professionals alike.</w:t>
      </w:r>
    </w:p>
    <w:p w14:paraId="07BF1368"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Works on Professional Members Projects.</w:t>
      </w:r>
    </w:p>
    <w:p w14:paraId="48581FFF"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Holds meetings once a month or as necessary.</w:t>
      </w:r>
    </w:p>
    <w:p w14:paraId="77D061B6"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Provides training for students and other professionals.</w:t>
      </w:r>
    </w:p>
    <w:p w14:paraId="1041686C"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Acts as a technical resource.</w:t>
      </w:r>
    </w:p>
    <w:p w14:paraId="384FC0E4"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Finds and applies for projects.</w:t>
      </w:r>
    </w:p>
    <w:p w14:paraId="66A7B382" w14:textId="77777777" w:rsidR="00F558A0" w:rsidRPr="00476AF5" w:rsidRDefault="00F558A0" w:rsidP="00F558A0">
      <w:pPr>
        <w:pStyle w:val="ListParagraph"/>
        <w:numPr>
          <w:ilvl w:val="0"/>
          <w:numId w:val="22"/>
        </w:numPr>
        <w:spacing w:after="0"/>
        <w:jc w:val="both"/>
        <w:rPr>
          <w:rFonts w:ascii="Times New Roman" w:hAnsi="Times New Roman" w:cs="Times New Roman"/>
          <w:bCs/>
        </w:rPr>
      </w:pPr>
      <w:r w:rsidRPr="00476AF5">
        <w:rPr>
          <w:rFonts w:ascii="Times New Roman" w:hAnsi="Times New Roman" w:cs="Times New Roman"/>
          <w:bCs/>
        </w:rPr>
        <w:t>Forms sub-committees to work on projects.</w:t>
      </w:r>
    </w:p>
    <w:p w14:paraId="4A9E6369" w14:textId="77777777" w:rsidR="00F558A0" w:rsidRDefault="00F558A0" w:rsidP="00F558A0">
      <w:pPr>
        <w:spacing w:after="0"/>
        <w:jc w:val="both"/>
        <w:rPr>
          <w:rFonts w:ascii="Times New Roman" w:hAnsi="Times New Roman" w:cs="Times New Roman"/>
          <w:bCs/>
        </w:rPr>
      </w:pPr>
    </w:p>
    <w:p w14:paraId="39587D2D" w14:textId="77777777" w:rsidR="00F558A0" w:rsidRDefault="00F558A0" w:rsidP="00F558A0">
      <w:pPr>
        <w:spacing w:after="0"/>
        <w:jc w:val="both"/>
        <w:rPr>
          <w:rFonts w:ascii="Times New Roman" w:hAnsi="Times New Roman" w:cs="Times New Roman"/>
          <w:b/>
        </w:rPr>
      </w:pPr>
      <w:r>
        <w:rPr>
          <w:rFonts w:ascii="Times New Roman" w:hAnsi="Times New Roman" w:cs="Times New Roman"/>
          <w:b/>
        </w:rPr>
        <w:t>10.4 How to start a Professional Chapter</w:t>
      </w:r>
    </w:p>
    <w:p w14:paraId="12C6EC82" w14:textId="77777777" w:rsidR="00F558A0" w:rsidRPr="00436B1F" w:rsidRDefault="00F558A0" w:rsidP="00F558A0">
      <w:pPr>
        <w:spacing w:after="0"/>
        <w:jc w:val="both"/>
        <w:rPr>
          <w:rFonts w:ascii="Times New Roman" w:hAnsi="Times New Roman" w:cs="Times New Roman"/>
        </w:rPr>
      </w:pPr>
    </w:p>
    <w:p w14:paraId="746C03CD" w14:textId="77777777" w:rsidR="00F558A0" w:rsidRPr="00436B1F" w:rsidRDefault="00F558A0" w:rsidP="00F558A0">
      <w:pPr>
        <w:spacing w:after="0"/>
        <w:jc w:val="both"/>
        <w:rPr>
          <w:rFonts w:ascii="Times New Roman" w:hAnsi="Times New Roman" w:cs="Times New Roman"/>
        </w:rPr>
      </w:pPr>
      <w:r w:rsidRPr="00436B1F">
        <w:rPr>
          <w:rFonts w:ascii="Times New Roman" w:hAnsi="Times New Roman" w:cs="Times New Roman"/>
        </w:rPr>
        <w:t>Before starting a chapter, it is necessary to have in place:</w:t>
      </w:r>
    </w:p>
    <w:p w14:paraId="6EDAC1BC" w14:textId="77777777" w:rsidR="00F558A0" w:rsidRPr="00436B1F" w:rsidRDefault="00F558A0" w:rsidP="00A541B1">
      <w:pPr>
        <w:pStyle w:val="ListParagraph"/>
        <w:numPr>
          <w:ilvl w:val="0"/>
          <w:numId w:val="42"/>
        </w:numPr>
        <w:spacing w:after="0"/>
        <w:jc w:val="both"/>
        <w:rPr>
          <w:rFonts w:ascii="Times New Roman" w:hAnsi="Times New Roman" w:cs="Times New Roman"/>
        </w:rPr>
      </w:pPr>
      <w:r>
        <w:rPr>
          <w:rFonts w:ascii="Times New Roman" w:hAnsi="Times New Roman" w:cs="Times New Roman"/>
        </w:rPr>
        <w:t xml:space="preserve">A driven leader. </w:t>
      </w:r>
    </w:p>
    <w:p w14:paraId="594749A6" w14:textId="77777777" w:rsidR="00F558A0" w:rsidRPr="00436B1F" w:rsidRDefault="00F558A0" w:rsidP="00A541B1">
      <w:pPr>
        <w:pStyle w:val="ListParagraph"/>
        <w:numPr>
          <w:ilvl w:val="0"/>
          <w:numId w:val="42"/>
        </w:numPr>
        <w:spacing w:after="0"/>
        <w:jc w:val="both"/>
        <w:rPr>
          <w:rFonts w:ascii="Times New Roman" w:hAnsi="Times New Roman" w:cs="Times New Roman"/>
        </w:rPr>
      </w:pPr>
      <w:r>
        <w:rPr>
          <w:rFonts w:ascii="Times New Roman" w:hAnsi="Times New Roman" w:cs="Times New Roman"/>
        </w:rPr>
        <w:t>Some motivated professionals with enough time to dedicate to this project:</w:t>
      </w:r>
      <w:r w:rsidRPr="00436B1F">
        <w:rPr>
          <w:rFonts w:ascii="Times New Roman" w:hAnsi="Times New Roman" w:cs="Times New Roman"/>
        </w:rPr>
        <w:t xml:space="preserve"> </w:t>
      </w:r>
      <w:r>
        <w:rPr>
          <w:rFonts w:ascii="Times New Roman" w:hAnsi="Times New Roman" w:cs="Times New Roman"/>
        </w:rPr>
        <w:t xml:space="preserve">we recommend a minimum of 3 people for each chapter. </w:t>
      </w:r>
    </w:p>
    <w:p w14:paraId="1EE144FE" w14:textId="77777777" w:rsidR="00F558A0" w:rsidRDefault="00F558A0" w:rsidP="00F558A0">
      <w:pPr>
        <w:spacing w:after="0"/>
        <w:jc w:val="both"/>
        <w:rPr>
          <w:rFonts w:ascii="Times New Roman" w:hAnsi="Times New Roman" w:cs="Times New Roman"/>
        </w:rPr>
      </w:pPr>
    </w:p>
    <w:p w14:paraId="43207607" w14:textId="77777777" w:rsidR="00F558A0" w:rsidRDefault="00F558A0" w:rsidP="00F558A0">
      <w:pPr>
        <w:spacing w:after="0"/>
        <w:jc w:val="both"/>
        <w:rPr>
          <w:rFonts w:ascii="Times New Roman" w:hAnsi="Times New Roman" w:cs="Times New Roman"/>
        </w:rPr>
      </w:pPr>
      <w:r>
        <w:rPr>
          <w:rFonts w:ascii="Times New Roman" w:hAnsi="Times New Roman" w:cs="Times New Roman"/>
        </w:rPr>
        <w:t xml:space="preserve">Once enough people are interested in starting a Professional Chapter, the next step is to contact EWB-HK, namely the Hong Kong Project Committee, which will operate as a reference for all Professional Chapters. </w:t>
      </w:r>
    </w:p>
    <w:p w14:paraId="4F5CB565" w14:textId="77777777" w:rsidR="00F558A0" w:rsidRDefault="00F558A0" w:rsidP="00F558A0">
      <w:pPr>
        <w:spacing w:after="0"/>
        <w:jc w:val="both"/>
        <w:rPr>
          <w:rFonts w:ascii="Times New Roman" w:hAnsi="Times New Roman" w:cs="Times New Roman"/>
        </w:rPr>
      </w:pPr>
      <w:r>
        <w:rPr>
          <w:rFonts w:ascii="Times New Roman" w:hAnsi="Times New Roman" w:cs="Times New Roman"/>
        </w:rPr>
        <w:t xml:space="preserve">EWB-HK will provide information on how to formally start the Chapter and will require each chapter to submit a formal Professional Chapter </w:t>
      </w:r>
      <w:proofErr w:type="spellStart"/>
      <w:r>
        <w:rPr>
          <w:rFonts w:ascii="Times New Roman" w:hAnsi="Times New Roman" w:cs="Times New Roman"/>
        </w:rPr>
        <w:t>Startup</w:t>
      </w:r>
      <w:proofErr w:type="spellEnd"/>
      <w:r>
        <w:rPr>
          <w:rFonts w:ascii="Times New Roman" w:hAnsi="Times New Roman" w:cs="Times New Roman"/>
        </w:rPr>
        <w:t xml:space="preserve"> Form (Appendix 10.4.1). </w:t>
      </w:r>
    </w:p>
    <w:p w14:paraId="32A7CF24" w14:textId="77777777" w:rsidR="00F558A0" w:rsidRPr="00436B1F" w:rsidRDefault="00F558A0" w:rsidP="00F558A0">
      <w:pPr>
        <w:spacing w:after="0"/>
        <w:jc w:val="both"/>
        <w:rPr>
          <w:rFonts w:ascii="Times New Roman" w:hAnsi="Times New Roman" w:cs="Times New Roman"/>
        </w:rPr>
      </w:pPr>
      <w:r w:rsidRPr="00436B1F">
        <w:rPr>
          <w:rFonts w:ascii="Times New Roman" w:hAnsi="Times New Roman" w:cs="Times New Roman"/>
        </w:rPr>
        <w:t xml:space="preserve">The </w:t>
      </w:r>
      <w:r>
        <w:rPr>
          <w:rFonts w:ascii="Times New Roman" w:hAnsi="Times New Roman" w:cs="Times New Roman"/>
        </w:rPr>
        <w:t xml:space="preserve">Form </w:t>
      </w:r>
      <w:r w:rsidRPr="00436B1F">
        <w:rPr>
          <w:rFonts w:ascii="Times New Roman" w:hAnsi="Times New Roman" w:cs="Times New Roman"/>
        </w:rPr>
        <w:t>should be su</w:t>
      </w:r>
      <w:r>
        <w:rPr>
          <w:rFonts w:ascii="Times New Roman" w:hAnsi="Times New Roman" w:cs="Times New Roman"/>
        </w:rPr>
        <w:t xml:space="preserve">bmitted at the beginning of each school year. </w:t>
      </w:r>
    </w:p>
    <w:p w14:paraId="6AC25DAF" w14:textId="77777777" w:rsidR="00F558A0" w:rsidRDefault="00F558A0" w:rsidP="00F558A0">
      <w:pPr>
        <w:spacing w:after="0"/>
        <w:jc w:val="both"/>
        <w:rPr>
          <w:rFonts w:ascii="Times New Roman" w:hAnsi="Times New Roman" w:cs="Times New Roman"/>
          <w:bCs/>
        </w:rPr>
      </w:pPr>
    </w:p>
    <w:p w14:paraId="3D90F8F6" w14:textId="77777777" w:rsidR="00F558A0" w:rsidRDefault="00F558A0" w:rsidP="00F558A0">
      <w:pPr>
        <w:spacing w:after="0"/>
        <w:jc w:val="both"/>
        <w:rPr>
          <w:rFonts w:ascii="Times New Roman" w:hAnsi="Times New Roman" w:cs="Times New Roman"/>
          <w:b/>
          <w:bCs/>
        </w:rPr>
      </w:pPr>
    </w:p>
    <w:p w14:paraId="7DABCEE7" w14:textId="6C2D0390" w:rsidR="00F558A0" w:rsidRDefault="00DE3643" w:rsidP="00F558A0">
      <w:pPr>
        <w:spacing w:after="0"/>
        <w:jc w:val="both"/>
        <w:rPr>
          <w:rFonts w:ascii="Times New Roman" w:hAnsi="Times New Roman" w:cs="Times New Roman"/>
          <w:b/>
        </w:rPr>
      </w:pPr>
      <w:bookmarkStart w:id="9" w:name="_GoBack"/>
      <w:r>
        <w:rPr>
          <w:rFonts w:ascii="Times New Roman" w:hAnsi="Times New Roman" w:cs="Times New Roman"/>
          <w:b/>
        </w:rPr>
        <w:lastRenderedPageBreak/>
        <w:t>10.5</w:t>
      </w:r>
      <w:r w:rsidR="00F558A0">
        <w:rPr>
          <w:rFonts w:ascii="Times New Roman" w:hAnsi="Times New Roman" w:cs="Times New Roman"/>
          <w:b/>
        </w:rPr>
        <w:t xml:space="preserve"> Professional Chapters Structure</w:t>
      </w:r>
    </w:p>
    <w:bookmarkEnd w:id="9"/>
    <w:p w14:paraId="432D7671" w14:textId="77777777" w:rsidR="00F558A0" w:rsidRDefault="00F558A0" w:rsidP="00F558A0">
      <w:pPr>
        <w:spacing w:after="0"/>
        <w:jc w:val="both"/>
        <w:rPr>
          <w:rFonts w:ascii="Times New Roman" w:hAnsi="Times New Roman" w:cs="Times New Roman"/>
          <w:b/>
        </w:rPr>
      </w:pPr>
    </w:p>
    <w:p w14:paraId="4225B713" w14:textId="77777777" w:rsidR="00F558A0" w:rsidRDefault="00F558A0" w:rsidP="00F558A0">
      <w:pPr>
        <w:spacing w:after="0"/>
        <w:jc w:val="both"/>
        <w:rPr>
          <w:rFonts w:ascii="Times New Roman" w:hAnsi="Times New Roman" w:cs="Times New Roman"/>
        </w:rPr>
      </w:pPr>
      <w:r>
        <w:rPr>
          <w:rFonts w:ascii="Times New Roman" w:hAnsi="Times New Roman" w:cs="Times New Roman"/>
        </w:rPr>
        <w:t>Each Professional Chapter must have at least an energetic leader who is willing to put enough time to make the Chapter successful. This leader is nominated President of the Chapter.</w:t>
      </w:r>
    </w:p>
    <w:p w14:paraId="3BED2E91" w14:textId="77777777" w:rsidR="00F558A0" w:rsidRDefault="00F558A0" w:rsidP="00F558A0">
      <w:pPr>
        <w:spacing w:after="0"/>
        <w:jc w:val="both"/>
        <w:rPr>
          <w:rFonts w:ascii="Times New Roman" w:hAnsi="Times New Roman" w:cs="Times New Roman"/>
        </w:rPr>
      </w:pPr>
      <w:r>
        <w:rPr>
          <w:rFonts w:ascii="Times New Roman" w:hAnsi="Times New Roman" w:cs="Times New Roman"/>
        </w:rPr>
        <w:t xml:space="preserve">Each chapter must have a President. If other strong-willed individuals are willing to help the President managing the Chapter, they can be nominated Deputy Presidents of the Chapter. </w:t>
      </w:r>
    </w:p>
    <w:p w14:paraId="15204247" w14:textId="77777777" w:rsidR="00F558A0" w:rsidRDefault="00F558A0" w:rsidP="00F558A0">
      <w:pPr>
        <w:spacing w:after="0"/>
        <w:jc w:val="both"/>
        <w:rPr>
          <w:rFonts w:ascii="Times New Roman" w:hAnsi="Times New Roman" w:cs="Times New Roman"/>
        </w:rPr>
      </w:pPr>
      <w:r>
        <w:rPr>
          <w:rFonts w:ascii="Times New Roman" w:hAnsi="Times New Roman" w:cs="Times New Roman"/>
        </w:rPr>
        <w:t xml:space="preserve">Other officers may include a Secretary and a Treasurer, to the President discretion and based on the size of the Chapter. The only mandatory officer for each chapter is the President. </w:t>
      </w:r>
    </w:p>
    <w:p w14:paraId="119B49DB" w14:textId="77777777" w:rsidR="00F558A0" w:rsidRPr="009943B5" w:rsidRDefault="00F558A0" w:rsidP="00F558A0">
      <w:pPr>
        <w:spacing w:after="0"/>
        <w:jc w:val="both"/>
        <w:rPr>
          <w:rFonts w:ascii="Times New Roman" w:hAnsi="Times New Roman" w:cs="Times New Roman"/>
        </w:rPr>
      </w:pPr>
      <w:r>
        <w:rPr>
          <w:rFonts w:ascii="Times New Roman" w:hAnsi="Times New Roman" w:cs="Times New Roman"/>
        </w:rPr>
        <w:t xml:space="preserve">All officers remain in power for the entire student year and can be replaced for the next year, upon submission of a new </w:t>
      </w:r>
      <w:proofErr w:type="spellStart"/>
      <w:r>
        <w:rPr>
          <w:rFonts w:ascii="Times New Roman" w:hAnsi="Times New Roman" w:cs="Times New Roman"/>
        </w:rPr>
        <w:t>Startup</w:t>
      </w:r>
      <w:proofErr w:type="spellEnd"/>
      <w:r>
        <w:rPr>
          <w:rFonts w:ascii="Times New Roman" w:hAnsi="Times New Roman" w:cs="Times New Roman"/>
        </w:rPr>
        <w:t xml:space="preserve"> Form. </w:t>
      </w:r>
    </w:p>
    <w:p w14:paraId="0D6D028B" w14:textId="77777777" w:rsidR="00F558A0" w:rsidRPr="007D2AB5" w:rsidRDefault="00F558A0" w:rsidP="00F558A0">
      <w:pPr>
        <w:spacing w:after="0"/>
        <w:jc w:val="both"/>
        <w:rPr>
          <w:rFonts w:ascii="Times New Roman" w:hAnsi="Times New Roman" w:cs="Times New Roman"/>
          <w:b/>
        </w:rPr>
      </w:pPr>
    </w:p>
    <w:p w14:paraId="2A0759E0" w14:textId="77777777" w:rsidR="00F558A0" w:rsidRDefault="00F558A0" w:rsidP="00F558A0">
      <w:pPr>
        <w:spacing w:after="0"/>
        <w:jc w:val="both"/>
        <w:rPr>
          <w:rFonts w:ascii="Times New Roman" w:hAnsi="Times New Roman" w:cs="Times New Roman"/>
        </w:rPr>
      </w:pPr>
      <w:r>
        <w:rPr>
          <w:rFonts w:ascii="Times New Roman" w:hAnsi="Times New Roman" w:cs="Times New Roman"/>
        </w:rPr>
        <w:t xml:space="preserve">Representation of each Professional Chapter is assured via an Executive Committee, which interacts directly with EWB-HK and includes representatives from all Professional Chapters in Hong Kong. Each Chapter authorizes a maximum of 4 representatives to join the Executive Committee, so the total number of members of the Executive Committee is 4n (with n being the number of Professional Chapters). </w:t>
      </w:r>
    </w:p>
    <w:p w14:paraId="770FB5DF" w14:textId="77777777" w:rsidR="00F558A0" w:rsidRPr="003C5B49" w:rsidRDefault="00F558A0" w:rsidP="00F558A0">
      <w:pPr>
        <w:spacing w:after="0"/>
        <w:jc w:val="both"/>
        <w:rPr>
          <w:rFonts w:ascii="Times New Roman" w:hAnsi="Times New Roman" w:cs="Times New Roman"/>
          <w:b/>
        </w:rPr>
      </w:pPr>
    </w:p>
    <w:p w14:paraId="094B67A5" w14:textId="6035E5A7" w:rsidR="00C81C65" w:rsidRDefault="0026399F" w:rsidP="00C81C65">
      <w:pPr>
        <w:pStyle w:val="Title"/>
        <w:rPr>
          <w:rFonts w:ascii="Times New Roman" w:hAnsi="Times New Roman" w:cs="Times New Roman"/>
          <w:b w:val="0"/>
          <w:sz w:val="24"/>
          <w:szCs w:val="24"/>
        </w:rPr>
      </w:pPr>
      <w:r>
        <w:rPr>
          <w:rFonts w:ascii="Times New Roman" w:hAnsi="Times New Roman" w:cs="Times New Roman"/>
          <w:sz w:val="24"/>
          <w:szCs w:val="24"/>
        </w:rPr>
        <w:t>SECTION 11:</w:t>
      </w:r>
      <w:r w:rsidR="00C81C65" w:rsidRPr="001A367F">
        <w:rPr>
          <w:rFonts w:ascii="Times New Roman" w:hAnsi="Times New Roman" w:cs="Times New Roman"/>
          <w:sz w:val="24"/>
          <w:szCs w:val="24"/>
        </w:rPr>
        <w:t xml:space="preserve"> TRAVEL</w:t>
      </w:r>
    </w:p>
    <w:p w14:paraId="222B0E79" w14:textId="77777777" w:rsidR="0026399F" w:rsidRPr="0026399F" w:rsidRDefault="0026399F" w:rsidP="0026399F"/>
    <w:p w14:paraId="2CD3D5B9" w14:textId="77777777" w:rsidR="00C81C65" w:rsidRPr="00EF39C8" w:rsidRDefault="00C81C65" w:rsidP="00C81C65">
      <w:pPr>
        <w:rPr>
          <w:rFonts w:ascii="Times New Roman" w:hAnsi="Times New Roman" w:cs="Times New Roman"/>
          <w:b/>
        </w:rPr>
      </w:pPr>
      <w:r w:rsidRPr="00EF39C8">
        <w:rPr>
          <w:rFonts w:ascii="Times New Roman" w:hAnsi="Times New Roman" w:cs="Times New Roman"/>
          <w:b/>
        </w:rPr>
        <w:t>11.1 Travel Safety and Health</w:t>
      </w:r>
      <w:r>
        <w:rPr>
          <w:rFonts w:ascii="Times New Roman" w:hAnsi="Times New Roman" w:cs="Times New Roman"/>
          <w:b/>
        </w:rPr>
        <w:t xml:space="preserve"> Procedures</w:t>
      </w:r>
    </w:p>
    <w:p w14:paraId="0EB814E2" w14:textId="77777777" w:rsidR="0026399F" w:rsidRDefault="0026399F" w:rsidP="00C81C65">
      <w:pPr>
        <w:spacing w:after="0"/>
        <w:rPr>
          <w:rFonts w:ascii="Times New Roman" w:hAnsi="Times New Roman" w:cs="Times New Roman"/>
        </w:rPr>
      </w:pPr>
    </w:p>
    <w:p w14:paraId="55BAD733"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Prior to finalizing your group’s travel plans, each member of the group should do the following:</w:t>
      </w:r>
    </w:p>
    <w:p w14:paraId="7BDE93D1" w14:textId="77777777" w:rsidR="00C81C65" w:rsidRPr="00EF39C8" w:rsidRDefault="00C81C65" w:rsidP="00C81C65">
      <w:pPr>
        <w:pStyle w:val="ListParagraph"/>
        <w:numPr>
          <w:ilvl w:val="0"/>
          <w:numId w:val="23"/>
        </w:numPr>
        <w:spacing w:after="0"/>
        <w:rPr>
          <w:rFonts w:ascii="Times New Roman" w:hAnsi="Times New Roman" w:cs="Times New Roman"/>
        </w:rPr>
      </w:pPr>
      <w:r w:rsidRPr="00EF39C8">
        <w:rPr>
          <w:rFonts w:ascii="Times New Roman" w:hAnsi="Times New Roman" w:cs="Times New Roman"/>
        </w:rPr>
        <w:t xml:space="preserve">Fill out the </w:t>
      </w:r>
      <w:r>
        <w:rPr>
          <w:rFonts w:ascii="Times New Roman" w:hAnsi="Times New Roman" w:cs="Times New Roman"/>
        </w:rPr>
        <w:t>Travel Team Checklist (Appendix 11.1.1</w:t>
      </w:r>
      <w:r w:rsidRPr="00EF39C8">
        <w:rPr>
          <w:rFonts w:ascii="Times New Roman" w:hAnsi="Times New Roman" w:cs="Times New Roman"/>
        </w:rPr>
        <w:t xml:space="preserve">) and </w:t>
      </w:r>
      <w:r>
        <w:rPr>
          <w:rFonts w:ascii="Times New Roman" w:hAnsi="Times New Roman" w:cs="Times New Roman"/>
        </w:rPr>
        <w:t xml:space="preserve">hand it </w:t>
      </w:r>
      <w:r w:rsidRPr="00EF39C8">
        <w:rPr>
          <w:rFonts w:ascii="Times New Roman" w:hAnsi="Times New Roman" w:cs="Times New Roman"/>
        </w:rPr>
        <w:t xml:space="preserve">to the project </w:t>
      </w:r>
      <w:r>
        <w:rPr>
          <w:rFonts w:ascii="Times New Roman" w:hAnsi="Times New Roman" w:cs="Times New Roman"/>
        </w:rPr>
        <w:t>leader</w:t>
      </w:r>
      <w:r w:rsidRPr="00EF39C8">
        <w:rPr>
          <w:rFonts w:ascii="Times New Roman" w:hAnsi="Times New Roman" w:cs="Times New Roman"/>
        </w:rPr>
        <w:t>.</w:t>
      </w:r>
    </w:p>
    <w:p w14:paraId="24D9C664" w14:textId="77777777" w:rsidR="00C81C65" w:rsidRPr="00EF39C8" w:rsidRDefault="00C81C65" w:rsidP="00C81C65">
      <w:pPr>
        <w:pStyle w:val="ListParagraph"/>
        <w:numPr>
          <w:ilvl w:val="0"/>
          <w:numId w:val="23"/>
        </w:numPr>
        <w:spacing w:after="0"/>
        <w:rPr>
          <w:rFonts w:ascii="Times New Roman" w:hAnsi="Times New Roman" w:cs="Times New Roman"/>
        </w:rPr>
      </w:pPr>
      <w:r w:rsidRPr="00EF39C8">
        <w:rPr>
          <w:rFonts w:ascii="Times New Roman" w:hAnsi="Times New Roman" w:cs="Times New Roman"/>
        </w:rPr>
        <w:t xml:space="preserve">Review the </w:t>
      </w:r>
      <w:r>
        <w:rPr>
          <w:rFonts w:ascii="Times New Roman" w:hAnsi="Times New Roman" w:cs="Times New Roman"/>
        </w:rPr>
        <w:t>Tips and Recommendations as per Section 11.4 of this Manual</w:t>
      </w:r>
    </w:p>
    <w:p w14:paraId="519CC1C5" w14:textId="77777777" w:rsidR="00C81C65" w:rsidRDefault="00C81C65" w:rsidP="00C81C65">
      <w:pPr>
        <w:pStyle w:val="ListParagraph"/>
        <w:numPr>
          <w:ilvl w:val="0"/>
          <w:numId w:val="23"/>
        </w:numPr>
        <w:spacing w:after="0"/>
        <w:rPr>
          <w:rFonts w:ascii="Times New Roman" w:hAnsi="Times New Roman" w:cs="Times New Roman"/>
        </w:rPr>
      </w:pPr>
      <w:r w:rsidRPr="008E4599">
        <w:rPr>
          <w:rFonts w:ascii="Times New Roman" w:hAnsi="Times New Roman" w:cs="Times New Roman"/>
        </w:rPr>
        <w:t xml:space="preserve">Fill out the Health Questionnaire (Appendix 11.1.2) and give it to the health point person (HPP) traveling on the project. </w:t>
      </w:r>
    </w:p>
    <w:p w14:paraId="05C27B6F" w14:textId="77777777" w:rsidR="00C81C65" w:rsidRPr="008E4599" w:rsidRDefault="00C81C65" w:rsidP="00C81C65">
      <w:pPr>
        <w:pStyle w:val="ListParagraph"/>
        <w:numPr>
          <w:ilvl w:val="0"/>
          <w:numId w:val="23"/>
        </w:numPr>
        <w:spacing w:after="0"/>
        <w:rPr>
          <w:rFonts w:ascii="Times New Roman" w:hAnsi="Times New Roman" w:cs="Times New Roman"/>
        </w:rPr>
      </w:pPr>
      <w:r w:rsidRPr="008E4599">
        <w:rPr>
          <w:rFonts w:ascii="Times New Roman" w:hAnsi="Times New Roman" w:cs="Times New Roman"/>
        </w:rPr>
        <w:t>Prepare a medical kit using the First Aid Kit Content form (Appendix 11.1.3) as a guideline.</w:t>
      </w:r>
    </w:p>
    <w:p w14:paraId="11061523" w14:textId="77777777" w:rsidR="00C81C65" w:rsidRPr="008803B9" w:rsidRDefault="00C81C65" w:rsidP="00C81C65">
      <w:pPr>
        <w:pStyle w:val="ListParagraph"/>
        <w:numPr>
          <w:ilvl w:val="0"/>
          <w:numId w:val="23"/>
        </w:numPr>
        <w:spacing w:after="0"/>
        <w:rPr>
          <w:rFonts w:ascii="Times New Roman" w:hAnsi="Times New Roman" w:cs="Times New Roman"/>
        </w:rPr>
      </w:pPr>
      <w:r w:rsidRPr="00EF39C8">
        <w:rPr>
          <w:rFonts w:ascii="Times New Roman" w:hAnsi="Times New Roman" w:cs="Times New Roman"/>
        </w:rPr>
        <w:t xml:space="preserve">Fill out the </w:t>
      </w:r>
      <w:r>
        <w:rPr>
          <w:rFonts w:ascii="Times New Roman" w:hAnsi="Times New Roman" w:cs="Times New Roman"/>
        </w:rPr>
        <w:t>Responsibility</w:t>
      </w:r>
      <w:r w:rsidRPr="00EF39C8">
        <w:rPr>
          <w:rFonts w:ascii="Times New Roman" w:hAnsi="Times New Roman" w:cs="Times New Roman"/>
        </w:rPr>
        <w:t xml:space="preserve"> Waiver </w:t>
      </w:r>
      <w:r>
        <w:rPr>
          <w:rFonts w:ascii="Times New Roman" w:hAnsi="Times New Roman" w:cs="Times New Roman"/>
        </w:rPr>
        <w:t>(Appendix 11.1.4</w:t>
      </w:r>
      <w:r w:rsidRPr="00EF39C8">
        <w:rPr>
          <w:rFonts w:ascii="Times New Roman" w:hAnsi="Times New Roman" w:cs="Times New Roman"/>
        </w:rPr>
        <w:t>) and send it to the EWB-</w:t>
      </w:r>
      <w:r>
        <w:rPr>
          <w:rFonts w:ascii="Times New Roman" w:hAnsi="Times New Roman" w:cs="Times New Roman"/>
        </w:rPr>
        <w:t>HK</w:t>
      </w:r>
      <w:r w:rsidRPr="00EF39C8">
        <w:rPr>
          <w:rFonts w:ascii="Times New Roman" w:hAnsi="Times New Roman" w:cs="Times New Roman"/>
        </w:rPr>
        <w:t xml:space="preserve"> staff prior to</w:t>
      </w:r>
      <w:r>
        <w:rPr>
          <w:rFonts w:ascii="Times New Roman" w:hAnsi="Times New Roman" w:cs="Times New Roman"/>
        </w:rPr>
        <w:t xml:space="preserve"> </w:t>
      </w:r>
      <w:r w:rsidRPr="008803B9">
        <w:rPr>
          <w:rFonts w:ascii="Times New Roman" w:hAnsi="Times New Roman" w:cs="Times New Roman"/>
        </w:rPr>
        <w:t>travel (should be submitted with the assessment or implementation presentation).</w:t>
      </w:r>
    </w:p>
    <w:p w14:paraId="3165A1F4" w14:textId="77777777" w:rsidR="00C81C65" w:rsidRDefault="00C81C65" w:rsidP="00C81C65">
      <w:pPr>
        <w:pStyle w:val="ListParagraph"/>
        <w:numPr>
          <w:ilvl w:val="0"/>
          <w:numId w:val="23"/>
        </w:numPr>
        <w:spacing w:after="0"/>
        <w:rPr>
          <w:rFonts w:ascii="Times New Roman" w:hAnsi="Times New Roman" w:cs="Times New Roman"/>
        </w:rPr>
      </w:pPr>
      <w:r>
        <w:rPr>
          <w:rFonts w:ascii="Times New Roman" w:hAnsi="Times New Roman" w:cs="Times New Roman"/>
        </w:rPr>
        <w:t>Obtain a list of emergency contacts from your Team Leader and make sure the list is packed and always at hand</w:t>
      </w:r>
    </w:p>
    <w:p w14:paraId="2302D6FF" w14:textId="77777777" w:rsidR="00C81C65" w:rsidRPr="00DD5BF4" w:rsidRDefault="00C81C65" w:rsidP="00C81C65">
      <w:pPr>
        <w:spacing w:after="0"/>
        <w:rPr>
          <w:rFonts w:ascii="Times New Roman" w:hAnsi="Times New Roman" w:cs="Times New Roman"/>
        </w:rPr>
      </w:pPr>
    </w:p>
    <w:p w14:paraId="3EFEC7CF" w14:textId="77777777" w:rsidR="00C81C65" w:rsidRPr="00EF39C8" w:rsidRDefault="00C81C65" w:rsidP="00C81C65">
      <w:pPr>
        <w:spacing w:after="0"/>
        <w:rPr>
          <w:rFonts w:ascii="Times New Roman" w:hAnsi="Times New Roman" w:cs="Times New Roman"/>
          <w:b/>
        </w:rPr>
      </w:pPr>
      <w:r w:rsidRPr="00EF39C8">
        <w:rPr>
          <w:rFonts w:ascii="Times New Roman" w:hAnsi="Times New Roman" w:cs="Times New Roman"/>
          <w:b/>
        </w:rPr>
        <w:t>11.2 Vaccinations</w:t>
      </w:r>
    </w:p>
    <w:p w14:paraId="4F441B80" w14:textId="77777777" w:rsidR="00C81C65" w:rsidRDefault="00C81C65" w:rsidP="00C81C65">
      <w:pPr>
        <w:spacing w:after="0"/>
        <w:rPr>
          <w:rFonts w:ascii="Times New Roman" w:hAnsi="Times New Roman" w:cs="Times New Roman"/>
        </w:rPr>
      </w:pPr>
    </w:p>
    <w:p w14:paraId="02DFEC66"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All EWB volunteers traveling to a foreign country are expected to get the</w:t>
      </w:r>
      <w:r>
        <w:rPr>
          <w:rFonts w:ascii="Times New Roman" w:hAnsi="Times New Roman" w:cs="Times New Roman"/>
        </w:rPr>
        <w:t xml:space="preserve"> </w:t>
      </w:r>
      <w:r w:rsidRPr="00EF39C8">
        <w:rPr>
          <w:rFonts w:ascii="Times New Roman" w:hAnsi="Times New Roman" w:cs="Times New Roman"/>
        </w:rPr>
        <w:t>recommended vaccinations for their travel destination.</w:t>
      </w:r>
    </w:p>
    <w:p w14:paraId="637CB1EF"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Information on these vaccinations can be found at your doctor’s office, travel clinics</w:t>
      </w:r>
      <w:r>
        <w:rPr>
          <w:rFonts w:ascii="Times New Roman" w:hAnsi="Times New Roman" w:cs="Times New Roman"/>
        </w:rPr>
        <w:t xml:space="preserve"> </w:t>
      </w:r>
      <w:r w:rsidRPr="00EF39C8">
        <w:rPr>
          <w:rFonts w:ascii="Times New Roman" w:hAnsi="Times New Roman" w:cs="Times New Roman"/>
        </w:rPr>
        <w:t xml:space="preserve">or through the World Health Organization (WHO) or </w:t>
      </w:r>
      <w:proofErr w:type="spellStart"/>
      <w:r w:rsidRPr="00EF39C8">
        <w:rPr>
          <w:rFonts w:ascii="Times New Roman" w:hAnsi="Times New Roman" w:cs="Times New Roman"/>
        </w:rPr>
        <w:t>Centers</w:t>
      </w:r>
      <w:proofErr w:type="spellEnd"/>
      <w:r w:rsidRPr="00EF39C8">
        <w:rPr>
          <w:rFonts w:ascii="Times New Roman" w:hAnsi="Times New Roman" w:cs="Times New Roman"/>
        </w:rPr>
        <w:t xml:space="preserve"> for Disease Control</w:t>
      </w:r>
      <w:r>
        <w:rPr>
          <w:rFonts w:ascii="Times New Roman" w:hAnsi="Times New Roman" w:cs="Times New Roman"/>
        </w:rPr>
        <w:t xml:space="preserve"> </w:t>
      </w:r>
      <w:r w:rsidRPr="00EF39C8">
        <w:rPr>
          <w:rFonts w:ascii="Times New Roman" w:hAnsi="Times New Roman" w:cs="Times New Roman"/>
        </w:rPr>
        <w:t>(CDC).</w:t>
      </w:r>
    </w:p>
    <w:p w14:paraId="41C31676" w14:textId="77777777" w:rsidR="00C81C65" w:rsidRPr="00EF39C8" w:rsidRDefault="00C81C65" w:rsidP="00C81C65">
      <w:pPr>
        <w:spacing w:after="0"/>
        <w:rPr>
          <w:rFonts w:ascii="Times New Roman" w:hAnsi="Times New Roman" w:cs="Times New Roman"/>
        </w:rPr>
      </w:pPr>
    </w:p>
    <w:p w14:paraId="74418847" w14:textId="77777777" w:rsidR="00C81C65" w:rsidRPr="00EF39C8" w:rsidRDefault="00C81C65" w:rsidP="00C81C65">
      <w:pPr>
        <w:spacing w:after="0"/>
        <w:rPr>
          <w:rFonts w:ascii="Times New Roman" w:hAnsi="Times New Roman" w:cs="Times New Roman"/>
        </w:rPr>
      </w:pPr>
      <w:r w:rsidRPr="00597A5F">
        <w:rPr>
          <w:rFonts w:ascii="Times New Roman" w:hAnsi="Times New Roman" w:cs="Times New Roman"/>
          <w:b/>
        </w:rPr>
        <w:t xml:space="preserve">11.3 </w:t>
      </w:r>
      <w:r>
        <w:rPr>
          <w:rFonts w:ascii="Times New Roman" w:hAnsi="Times New Roman" w:cs="Times New Roman"/>
          <w:b/>
        </w:rPr>
        <w:t>What to do before a trip</w:t>
      </w:r>
    </w:p>
    <w:p w14:paraId="1115FCB7" w14:textId="77777777" w:rsidR="00C81C65" w:rsidRDefault="00C81C65" w:rsidP="00C81C65">
      <w:pPr>
        <w:spacing w:after="0"/>
        <w:rPr>
          <w:rFonts w:ascii="Times New Roman" w:hAnsi="Times New Roman" w:cs="Times New Roman"/>
        </w:rPr>
      </w:pPr>
    </w:p>
    <w:p w14:paraId="138CA1C5"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lastRenderedPageBreak/>
        <w:t>It is suggested that the Project Lead</w:t>
      </w:r>
      <w:r>
        <w:rPr>
          <w:rFonts w:ascii="Times New Roman" w:hAnsi="Times New Roman" w:cs="Times New Roman"/>
        </w:rPr>
        <w:t>er</w:t>
      </w:r>
      <w:r w:rsidRPr="00EF39C8">
        <w:rPr>
          <w:rFonts w:ascii="Times New Roman" w:hAnsi="Times New Roman" w:cs="Times New Roman"/>
        </w:rPr>
        <w:t xml:space="preserve"> </w:t>
      </w:r>
      <w:r>
        <w:rPr>
          <w:rFonts w:ascii="Times New Roman" w:hAnsi="Times New Roman" w:cs="Times New Roman"/>
        </w:rPr>
        <w:t>obtain advance information</w:t>
      </w:r>
      <w:r w:rsidRPr="00EF39C8">
        <w:rPr>
          <w:rFonts w:ascii="Times New Roman" w:hAnsi="Times New Roman" w:cs="Times New Roman"/>
        </w:rPr>
        <w:t xml:space="preserve"> for the specific</w:t>
      </w:r>
      <w:r>
        <w:rPr>
          <w:rFonts w:ascii="Times New Roman" w:hAnsi="Times New Roman" w:cs="Times New Roman"/>
        </w:rPr>
        <w:t xml:space="preserve"> countries that will be visited</w:t>
      </w:r>
      <w:r w:rsidRPr="00EF39C8">
        <w:rPr>
          <w:rFonts w:ascii="Times New Roman" w:hAnsi="Times New Roman" w:cs="Times New Roman"/>
        </w:rPr>
        <w:t xml:space="preserve">. </w:t>
      </w:r>
      <w:r>
        <w:rPr>
          <w:rFonts w:ascii="Times New Roman" w:hAnsi="Times New Roman" w:cs="Times New Roman"/>
        </w:rPr>
        <w:t>V</w:t>
      </w:r>
      <w:r w:rsidRPr="00EF39C8">
        <w:rPr>
          <w:rFonts w:ascii="Times New Roman" w:hAnsi="Times New Roman" w:cs="Times New Roman"/>
        </w:rPr>
        <w:t xml:space="preserve">aluable information on travel safety </w:t>
      </w:r>
      <w:r>
        <w:rPr>
          <w:rFonts w:ascii="Times New Roman" w:hAnsi="Times New Roman" w:cs="Times New Roman"/>
        </w:rPr>
        <w:t xml:space="preserve">can be obtained from: Peace Corps offices, </w:t>
      </w:r>
      <w:r w:rsidRPr="00EF39C8">
        <w:rPr>
          <w:rFonts w:ascii="Times New Roman" w:hAnsi="Times New Roman" w:cs="Times New Roman"/>
        </w:rPr>
        <w:t>Embassy offices,</w:t>
      </w:r>
      <w:r>
        <w:rPr>
          <w:rFonts w:ascii="Times New Roman" w:hAnsi="Times New Roman" w:cs="Times New Roman"/>
        </w:rPr>
        <w:t xml:space="preserve"> </w:t>
      </w:r>
      <w:r w:rsidRPr="00EF39C8">
        <w:rPr>
          <w:rFonts w:ascii="Times New Roman" w:hAnsi="Times New Roman" w:cs="Times New Roman"/>
        </w:rPr>
        <w:t>travel agencies, airlines, etc.</w:t>
      </w:r>
    </w:p>
    <w:p w14:paraId="1526B944" w14:textId="77777777" w:rsidR="00C81C65" w:rsidRDefault="00C81C65" w:rsidP="00C81C65">
      <w:pPr>
        <w:spacing w:after="0"/>
        <w:rPr>
          <w:rFonts w:ascii="Times New Roman" w:hAnsi="Times New Roman" w:cs="Times New Roman"/>
        </w:rPr>
      </w:pPr>
    </w:p>
    <w:p w14:paraId="14A863D0" w14:textId="33F459FB" w:rsidR="00C81C65" w:rsidRPr="00EF39C8" w:rsidRDefault="00C81C65" w:rsidP="00C81C65">
      <w:pPr>
        <w:spacing w:after="0"/>
        <w:rPr>
          <w:rFonts w:ascii="Times New Roman" w:hAnsi="Times New Roman" w:cs="Times New Roman"/>
        </w:rPr>
      </w:pPr>
      <w:r>
        <w:rPr>
          <w:rFonts w:ascii="Times New Roman" w:hAnsi="Times New Roman" w:cs="Times New Roman"/>
        </w:rPr>
        <w:t>C</w:t>
      </w:r>
      <w:r w:rsidRPr="00EF39C8">
        <w:rPr>
          <w:rFonts w:ascii="Times New Roman" w:hAnsi="Times New Roman" w:cs="Times New Roman"/>
        </w:rPr>
        <w:t>heck all customs regulations if bringing in items to the country, especially if your</w:t>
      </w:r>
      <w:ins w:id="10" w:author="Claudio Canzonetta" w:date="2019-08-09T13:40:00Z">
        <w:r w:rsidR="00636711">
          <w:rPr>
            <w:rFonts w:ascii="Times New Roman" w:hAnsi="Times New Roman" w:cs="Times New Roman"/>
          </w:rPr>
          <w:t xml:space="preserve"> </w:t>
        </w:r>
      </w:ins>
      <w:r w:rsidRPr="00EF39C8">
        <w:rPr>
          <w:rFonts w:ascii="Times New Roman" w:hAnsi="Times New Roman" w:cs="Times New Roman"/>
        </w:rPr>
        <w:t>team will be brining expensive items.</w:t>
      </w:r>
    </w:p>
    <w:p w14:paraId="1B09DA89" w14:textId="77777777" w:rsidR="00C81C65" w:rsidRPr="00EF39C8" w:rsidRDefault="00C81C65" w:rsidP="00C81C65">
      <w:pPr>
        <w:spacing w:after="0"/>
        <w:rPr>
          <w:rFonts w:ascii="Times New Roman" w:hAnsi="Times New Roman" w:cs="Times New Roman"/>
        </w:rPr>
      </w:pPr>
    </w:p>
    <w:p w14:paraId="0F89CE2B" w14:textId="402CB3D2" w:rsidR="00C81C65" w:rsidRDefault="00C81C65" w:rsidP="00C81C65">
      <w:pPr>
        <w:spacing w:after="0"/>
        <w:rPr>
          <w:rFonts w:ascii="Times New Roman" w:hAnsi="Times New Roman" w:cs="Times New Roman"/>
        </w:rPr>
      </w:pPr>
      <w:r>
        <w:rPr>
          <w:rFonts w:ascii="Times New Roman" w:hAnsi="Times New Roman" w:cs="Times New Roman"/>
        </w:rPr>
        <w:t>E</w:t>
      </w:r>
      <w:r w:rsidRPr="00EF39C8">
        <w:rPr>
          <w:rFonts w:ascii="Times New Roman" w:hAnsi="Times New Roman" w:cs="Times New Roman"/>
        </w:rPr>
        <w:t>ach volunteer and their family need to make an informed decision as to their</w:t>
      </w:r>
      <w:ins w:id="11" w:author="Claudio Canzonetta" w:date="2019-08-09T13:39:00Z">
        <w:r w:rsidR="00636711">
          <w:rPr>
            <w:rFonts w:ascii="Times New Roman" w:hAnsi="Times New Roman" w:cs="Times New Roman"/>
          </w:rPr>
          <w:t xml:space="preserve"> </w:t>
        </w:r>
      </w:ins>
      <w:r w:rsidRPr="00EF39C8">
        <w:rPr>
          <w:rFonts w:ascii="Times New Roman" w:hAnsi="Times New Roman" w:cs="Times New Roman"/>
        </w:rPr>
        <w:t>safety while out of the country.</w:t>
      </w:r>
    </w:p>
    <w:p w14:paraId="34B705F6" w14:textId="77777777" w:rsidR="00C81C65" w:rsidRPr="00EF39C8" w:rsidRDefault="00C81C65" w:rsidP="00C81C65">
      <w:pPr>
        <w:spacing w:after="0"/>
        <w:rPr>
          <w:rFonts w:ascii="Times New Roman" w:hAnsi="Times New Roman" w:cs="Times New Roman"/>
        </w:rPr>
      </w:pPr>
    </w:p>
    <w:p w14:paraId="6C6C8D00" w14:textId="77777777" w:rsidR="00C81C65" w:rsidRDefault="00C81C65" w:rsidP="00C81C65">
      <w:pPr>
        <w:spacing w:after="0"/>
        <w:rPr>
          <w:rFonts w:ascii="Times New Roman" w:hAnsi="Times New Roman" w:cs="Times New Roman"/>
        </w:rPr>
      </w:pPr>
      <w:r w:rsidRPr="00EF39C8">
        <w:rPr>
          <w:rFonts w:ascii="Times New Roman" w:hAnsi="Times New Roman" w:cs="Times New Roman"/>
        </w:rPr>
        <w:t>Checklist of most important items:</w:t>
      </w:r>
    </w:p>
    <w:p w14:paraId="1B6A22A7" w14:textId="77777777" w:rsidR="00C81C65" w:rsidRPr="00EF39C8" w:rsidRDefault="00C81C65" w:rsidP="00C81C65">
      <w:pPr>
        <w:spacing w:after="0"/>
        <w:rPr>
          <w:rFonts w:ascii="Times New Roman" w:hAnsi="Times New Roman" w:cs="Times New Roman"/>
        </w:rPr>
      </w:pPr>
    </w:p>
    <w:p w14:paraId="51C018A3" w14:textId="77777777" w:rsidR="00C81C65" w:rsidRDefault="00C81C65" w:rsidP="00C81C65">
      <w:pPr>
        <w:pStyle w:val="ListParagraph"/>
        <w:numPr>
          <w:ilvl w:val="0"/>
          <w:numId w:val="24"/>
        </w:numPr>
        <w:spacing w:after="0"/>
        <w:rPr>
          <w:rFonts w:ascii="Times New Roman" w:hAnsi="Times New Roman" w:cs="Times New Roman"/>
        </w:rPr>
      </w:pPr>
      <w:r>
        <w:rPr>
          <w:rFonts w:ascii="Times New Roman" w:hAnsi="Times New Roman" w:cs="Times New Roman"/>
        </w:rPr>
        <w:t>Valid passports</w:t>
      </w:r>
    </w:p>
    <w:p w14:paraId="517E195A" w14:textId="77777777" w:rsidR="00C81C65" w:rsidRDefault="00C81C65" w:rsidP="00C81C65">
      <w:pPr>
        <w:pStyle w:val="ListParagraph"/>
        <w:numPr>
          <w:ilvl w:val="0"/>
          <w:numId w:val="24"/>
        </w:numPr>
        <w:spacing w:after="0"/>
        <w:rPr>
          <w:rFonts w:ascii="Times New Roman" w:hAnsi="Times New Roman" w:cs="Times New Roman"/>
        </w:rPr>
      </w:pPr>
      <w:r>
        <w:rPr>
          <w:rFonts w:ascii="Times New Roman" w:hAnsi="Times New Roman" w:cs="Times New Roman"/>
        </w:rPr>
        <w:t xml:space="preserve"> Visas</w:t>
      </w:r>
    </w:p>
    <w:p w14:paraId="6D9F805D" w14:textId="77777777" w:rsidR="00C81C65" w:rsidRDefault="00C81C65" w:rsidP="00C81C65">
      <w:pPr>
        <w:pStyle w:val="ListParagraph"/>
        <w:numPr>
          <w:ilvl w:val="0"/>
          <w:numId w:val="24"/>
        </w:numPr>
        <w:spacing w:after="0"/>
        <w:rPr>
          <w:rFonts w:ascii="Times New Roman" w:hAnsi="Times New Roman" w:cs="Times New Roman"/>
        </w:rPr>
      </w:pPr>
      <w:r>
        <w:rPr>
          <w:rFonts w:ascii="Times New Roman" w:hAnsi="Times New Roman" w:cs="Times New Roman"/>
        </w:rPr>
        <w:t>trip insurance</w:t>
      </w:r>
    </w:p>
    <w:p w14:paraId="1B0C547E" w14:textId="77777777" w:rsidR="00C81C65" w:rsidRDefault="00C81C65" w:rsidP="00C81C65">
      <w:pPr>
        <w:pStyle w:val="ListParagraph"/>
        <w:numPr>
          <w:ilvl w:val="0"/>
          <w:numId w:val="24"/>
        </w:numPr>
        <w:spacing w:after="0"/>
        <w:rPr>
          <w:rFonts w:ascii="Times New Roman" w:hAnsi="Times New Roman" w:cs="Times New Roman"/>
        </w:rPr>
      </w:pPr>
      <w:r>
        <w:rPr>
          <w:rFonts w:ascii="Times New Roman" w:hAnsi="Times New Roman" w:cs="Times New Roman"/>
        </w:rPr>
        <w:t>vaccinations</w:t>
      </w:r>
    </w:p>
    <w:p w14:paraId="43121E0B" w14:textId="77777777" w:rsidR="00C81C65" w:rsidRDefault="00C81C65" w:rsidP="00C81C65">
      <w:pPr>
        <w:pStyle w:val="ListParagraph"/>
        <w:numPr>
          <w:ilvl w:val="0"/>
          <w:numId w:val="24"/>
        </w:numPr>
        <w:spacing w:after="0"/>
        <w:rPr>
          <w:rFonts w:ascii="Times New Roman" w:hAnsi="Times New Roman" w:cs="Times New Roman"/>
        </w:rPr>
      </w:pPr>
      <w:r>
        <w:rPr>
          <w:rFonts w:ascii="Times New Roman" w:hAnsi="Times New Roman" w:cs="Times New Roman"/>
        </w:rPr>
        <w:t>health and trip insurance</w:t>
      </w:r>
    </w:p>
    <w:p w14:paraId="291775A6" w14:textId="77777777" w:rsidR="00C81C65" w:rsidRDefault="00C81C65" w:rsidP="00C81C65">
      <w:pPr>
        <w:pStyle w:val="ListParagraph"/>
        <w:numPr>
          <w:ilvl w:val="0"/>
          <w:numId w:val="24"/>
        </w:numPr>
        <w:spacing w:after="0"/>
        <w:rPr>
          <w:rFonts w:ascii="Times New Roman" w:hAnsi="Times New Roman" w:cs="Times New Roman"/>
        </w:rPr>
      </w:pPr>
      <w:r w:rsidRPr="00B43122">
        <w:rPr>
          <w:rFonts w:ascii="Times New Roman" w:hAnsi="Times New Roman" w:cs="Times New Roman"/>
        </w:rPr>
        <w:t>medical</w:t>
      </w:r>
      <w:r>
        <w:rPr>
          <w:rFonts w:ascii="Times New Roman" w:hAnsi="Times New Roman" w:cs="Times New Roman"/>
        </w:rPr>
        <w:t xml:space="preserve"> evacuation insurance</w:t>
      </w:r>
    </w:p>
    <w:p w14:paraId="04091921" w14:textId="77777777" w:rsidR="00C81C65" w:rsidRDefault="00C81C65" w:rsidP="00C81C65">
      <w:pPr>
        <w:pStyle w:val="ListParagraph"/>
        <w:numPr>
          <w:ilvl w:val="0"/>
          <w:numId w:val="24"/>
        </w:numPr>
        <w:spacing w:after="0"/>
        <w:rPr>
          <w:rFonts w:ascii="Times New Roman" w:hAnsi="Times New Roman" w:cs="Times New Roman"/>
        </w:rPr>
      </w:pPr>
      <w:r>
        <w:rPr>
          <w:rFonts w:ascii="Times New Roman" w:hAnsi="Times New Roman" w:cs="Times New Roman"/>
        </w:rPr>
        <w:t>foreign exchange</w:t>
      </w:r>
    </w:p>
    <w:p w14:paraId="6C15C6D3" w14:textId="77777777" w:rsidR="00C81C65" w:rsidRDefault="00C81C65" w:rsidP="00C81C65">
      <w:pPr>
        <w:pStyle w:val="ListParagraph"/>
        <w:numPr>
          <w:ilvl w:val="0"/>
          <w:numId w:val="24"/>
        </w:numPr>
        <w:spacing w:after="0"/>
        <w:rPr>
          <w:rFonts w:ascii="Times New Roman" w:hAnsi="Times New Roman" w:cs="Times New Roman"/>
        </w:rPr>
      </w:pPr>
      <w:r w:rsidRPr="00B43122">
        <w:rPr>
          <w:rFonts w:ascii="Times New Roman" w:hAnsi="Times New Roman" w:cs="Times New Roman"/>
        </w:rPr>
        <w:t>proje</w:t>
      </w:r>
      <w:r>
        <w:rPr>
          <w:rFonts w:ascii="Times New Roman" w:hAnsi="Times New Roman" w:cs="Times New Roman"/>
        </w:rPr>
        <w:t>ct components packed and ready</w:t>
      </w:r>
    </w:p>
    <w:p w14:paraId="1A798391" w14:textId="77777777" w:rsidR="00C81C65" w:rsidRPr="00B43122" w:rsidRDefault="00C81C65" w:rsidP="00C81C65">
      <w:pPr>
        <w:pStyle w:val="ListParagraph"/>
        <w:numPr>
          <w:ilvl w:val="0"/>
          <w:numId w:val="24"/>
        </w:numPr>
        <w:spacing w:after="0"/>
        <w:rPr>
          <w:rFonts w:ascii="Times New Roman" w:hAnsi="Times New Roman" w:cs="Times New Roman"/>
        </w:rPr>
      </w:pPr>
      <w:r w:rsidRPr="00B43122">
        <w:rPr>
          <w:rFonts w:ascii="Times New Roman" w:hAnsi="Times New Roman" w:cs="Times New Roman"/>
        </w:rPr>
        <w:t>EWB</w:t>
      </w:r>
      <w:r>
        <w:rPr>
          <w:rFonts w:ascii="Times New Roman" w:hAnsi="Times New Roman" w:cs="Times New Roman"/>
        </w:rPr>
        <w:t xml:space="preserve"> liability waivers in place</w:t>
      </w:r>
    </w:p>
    <w:p w14:paraId="42B90F58" w14:textId="77777777" w:rsidR="00C81C65" w:rsidRDefault="00C81C65" w:rsidP="00C81C65">
      <w:pPr>
        <w:spacing w:after="0"/>
        <w:rPr>
          <w:rFonts w:ascii="Times New Roman" w:hAnsi="Times New Roman" w:cs="Times New Roman"/>
        </w:rPr>
      </w:pPr>
    </w:p>
    <w:p w14:paraId="508E6940"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The Health Point person should have a completed Personal</w:t>
      </w:r>
      <w:r>
        <w:rPr>
          <w:rFonts w:ascii="Times New Roman" w:hAnsi="Times New Roman" w:cs="Times New Roman"/>
        </w:rPr>
        <w:t xml:space="preserve"> </w:t>
      </w:r>
      <w:r w:rsidRPr="00EF39C8">
        <w:rPr>
          <w:rFonts w:ascii="Times New Roman" w:hAnsi="Times New Roman" w:cs="Times New Roman"/>
        </w:rPr>
        <w:t>Health Checklist for each person on the project team, a first aid kit and a list of key</w:t>
      </w:r>
      <w:r>
        <w:rPr>
          <w:rFonts w:ascii="Times New Roman" w:hAnsi="Times New Roman" w:cs="Times New Roman"/>
        </w:rPr>
        <w:t xml:space="preserve"> contact phone numbers and</w:t>
      </w:r>
      <w:r w:rsidRPr="00EF39C8">
        <w:rPr>
          <w:rFonts w:ascii="Times New Roman" w:hAnsi="Times New Roman" w:cs="Times New Roman"/>
        </w:rPr>
        <w:t xml:space="preserve"> Embassy Contact number in host country.</w:t>
      </w:r>
    </w:p>
    <w:p w14:paraId="0268A4A1"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 xml:space="preserve">The Personal Health Checklist </w:t>
      </w:r>
      <w:r>
        <w:rPr>
          <w:rFonts w:ascii="Times New Roman" w:hAnsi="Times New Roman" w:cs="Times New Roman"/>
        </w:rPr>
        <w:t>for each person is to be taken</w:t>
      </w:r>
      <w:r w:rsidRPr="00EF39C8">
        <w:rPr>
          <w:rFonts w:ascii="Times New Roman" w:hAnsi="Times New Roman" w:cs="Times New Roman"/>
        </w:rPr>
        <w:t xml:space="preserve"> on</w:t>
      </w:r>
      <w:r>
        <w:rPr>
          <w:rFonts w:ascii="Times New Roman" w:hAnsi="Times New Roman" w:cs="Times New Roman"/>
        </w:rPr>
        <w:t xml:space="preserve"> the trip,</w:t>
      </w:r>
      <w:r w:rsidRPr="00EF39C8">
        <w:rPr>
          <w:rFonts w:ascii="Times New Roman" w:hAnsi="Times New Roman" w:cs="Times New Roman"/>
        </w:rPr>
        <w:t xml:space="preserve"> should a situation arises where this information</w:t>
      </w:r>
      <w:r>
        <w:rPr>
          <w:rFonts w:ascii="Times New Roman" w:hAnsi="Times New Roman" w:cs="Times New Roman"/>
        </w:rPr>
        <w:t xml:space="preserve"> </w:t>
      </w:r>
      <w:r w:rsidRPr="00EF39C8">
        <w:rPr>
          <w:rFonts w:ascii="Times New Roman" w:hAnsi="Times New Roman" w:cs="Times New Roman"/>
        </w:rPr>
        <w:t>is needed.</w:t>
      </w:r>
    </w:p>
    <w:p w14:paraId="038068F1" w14:textId="77777777" w:rsidR="00C81C65" w:rsidRPr="00EF39C8" w:rsidRDefault="00C81C65" w:rsidP="00C81C65">
      <w:pPr>
        <w:spacing w:after="0"/>
        <w:rPr>
          <w:rFonts w:ascii="Times New Roman" w:hAnsi="Times New Roman" w:cs="Times New Roman"/>
        </w:rPr>
      </w:pPr>
    </w:p>
    <w:p w14:paraId="70469EB9" w14:textId="77777777" w:rsidR="00C81C65" w:rsidRDefault="00C81C65" w:rsidP="00C81C65">
      <w:pPr>
        <w:spacing w:after="0"/>
        <w:rPr>
          <w:rFonts w:ascii="Times New Roman" w:hAnsi="Times New Roman" w:cs="Times New Roman"/>
        </w:rPr>
      </w:pPr>
      <w:r>
        <w:rPr>
          <w:rFonts w:ascii="Times New Roman" w:hAnsi="Times New Roman" w:cs="Times New Roman"/>
        </w:rPr>
        <w:t xml:space="preserve">Useful </w:t>
      </w:r>
      <w:r w:rsidRPr="00EF39C8">
        <w:rPr>
          <w:rFonts w:ascii="Times New Roman" w:hAnsi="Times New Roman" w:cs="Times New Roman"/>
        </w:rPr>
        <w:t xml:space="preserve">items recommended your team carries on field trip include: </w:t>
      </w:r>
    </w:p>
    <w:p w14:paraId="60440061" w14:textId="77777777" w:rsidR="00C81C65" w:rsidRDefault="00C81C65" w:rsidP="00C81C65">
      <w:pPr>
        <w:pStyle w:val="ListParagraph"/>
        <w:numPr>
          <w:ilvl w:val="0"/>
          <w:numId w:val="25"/>
        </w:numPr>
        <w:spacing w:after="0"/>
        <w:rPr>
          <w:rFonts w:ascii="Times New Roman" w:hAnsi="Times New Roman" w:cs="Times New Roman"/>
        </w:rPr>
      </w:pPr>
      <w:r>
        <w:rPr>
          <w:rFonts w:ascii="Times New Roman" w:hAnsi="Times New Roman" w:cs="Times New Roman"/>
        </w:rPr>
        <w:t>GPS &amp; hand level</w:t>
      </w:r>
    </w:p>
    <w:p w14:paraId="2BCF6A6C" w14:textId="77777777" w:rsidR="00C81C65" w:rsidRDefault="00C81C65" w:rsidP="00C81C65">
      <w:pPr>
        <w:pStyle w:val="ListParagraph"/>
        <w:numPr>
          <w:ilvl w:val="0"/>
          <w:numId w:val="25"/>
        </w:numPr>
        <w:spacing w:after="0"/>
        <w:rPr>
          <w:rFonts w:ascii="Times New Roman" w:hAnsi="Times New Roman" w:cs="Times New Roman"/>
        </w:rPr>
      </w:pPr>
      <w:r>
        <w:rPr>
          <w:rFonts w:ascii="Times New Roman" w:hAnsi="Times New Roman" w:cs="Times New Roman"/>
        </w:rPr>
        <w:t>satellite phones</w:t>
      </w:r>
    </w:p>
    <w:p w14:paraId="4F327B43" w14:textId="77777777" w:rsidR="00C81C65" w:rsidRDefault="00C81C65" w:rsidP="00C81C65">
      <w:pPr>
        <w:pStyle w:val="ListParagraph"/>
        <w:numPr>
          <w:ilvl w:val="0"/>
          <w:numId w:val="25"/>
        </w:numPr>
        <w:spacing w:after="0"/>
        <w:rPr>
          <w:rFonts w:ascii="Times New Roman" w:hAnsi="Times New Roman" w:cs="Times New Roman"/>
        </w:rPr>
      </w:pPr>
      <w:r w:rsidRPr="00B43122">
        <w:rPr>
          <w:rFonts w:ascii="Times New Roman" w:hAnsi="Times New Roman" w:cs="Times New Roman"/>
        </w:rPr>
        <w:t>fi</w:t>
      </w:r>
      <w:r>
        <w:rPr>
          <w:rFonts w:ascii="Times New Roman" w:hAnsi="Times New Roman" w:cs="Times New Roman"/>
        </w:rPr>
        <w:t>rst aid and medical supply kit</w:t>
      </w:r>
    </w:p>
    <w:p w14:paraId="5EAFA4DC" w14:textId="77777777" w:rsidR="00C81C65" w:rsidRDefault="00C81C65" w:rsidP="00C81C65">
      <w:pPr>
        <w:pStyle w:val="ListParagraph"/>
        <w:numPr>
          <w:ilvl w:val="0"/>
          <w:numId w:val="25"/>
        </w:numPr>
        <w:spacing w:after="0"/>
        <w:rPr>
          <w:rFonts w:ascii="Times New Roman" w:hAnsi="Times New Roman" w:cs="Times New Roman"/>
        </w:rPr>
      </w:pPr>
      <w:r w:rsidRPr="00B43122">
        <w:rPr>
          <w:rFonts w:ascii="Times New Roman" w:hAnsi="Times New Roman" w:cs="Times New Roman"/>
        </w:rPr>
        <w:t>list of key contact phone numbers</w:t>
      </w:r>
    </w:p>
    <w:p w14:paraId="13547EDD" w14:textId="77777777" w:rsidR="00C81C65" w:rsidRPr="00B43122" w:rsidRDefault="00C81C65" w:rsidP="00C81C65">
      <w:pPr>
        <w:pStyle w:val="ListParagraph"/>
        <w:numPr>
          <w:ilvl w:val="0"/>
          <w:numId w:val="25"/>
        </w:numPr>
        <w:spacing w:after="0"/>
        <w:rPr>
          <w:rFonts w:ascii="Times New Roman" w:hAnsi="Times New Roman" w:cs="Times New Roman"/>
        </w:rPr>
      </w:pPr>
      <w:r>
        <w:rPr>
          <w:rFonts w:ascii="Times New Roman" w:hAnsi="Times New Roman" w:cs="Times New Roman"/>
        </w:rPr>
        <w:t xml:space="preserve"> </w:t>
      </w:r>
      <w:r w:rsidRPr="00B43122">
        <w:rPr>
          <w:rFonts w:ascii="Times New Roman" w:hAnsi="Times New Roman" w:cs="Times New Roman"/>
        </w:rPr>
        <w:t>Embassy</w:t>
      </w:r>
      <w:r>
        <w:rPr>
          <w:rFonts w:ascii="Times New Roman" w:hAnsi="Times New Roman" w:cs="Times New Roman"/>
        </w:rPr>
        <w:t xml:space="preserve"> Contact number in host country</w:t>
      </w:r>
    </w:p>
    <w:p w14:paraId="2B93B030" w14:textId="77777777" w:rsidR="00C81C65" w:rsidRDefault="00C81C65" w:rsidP="00C81C65">
      <w:pPr>
        <w:spacing w:after="0"/>
        <w:rPr>
          <w:rFonts w:ascii="Times New Roman" w:hAnsi="Times New Roman" w:cs="Times New Roman"/>
        </w:rPr>
      </w:pPr>
    </w:p>
    <w:p w14:paraId="5BDAFB5A"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Distribute information on location of nearest medical facilities in the field, etc., verify and</w:t>
      </w:r>
    </w:p>
    <w:p w14:paraId="7AE98455" w14:textId="77777777" w:rsidR="00C81C65" w:rsidRDefault="00C81C65" w:rsidP="00C81C65">
      <w:pPr>
        <w:spacing w:after="0"/>
        <w:rPr>
          <w:rFonts w:ascii="Times New Roman" w:hAnsi="Times New Roman" w:cs="Times New Roman"/>
        </w:rPr>
      </w:pPr>
      <w:r w:rsidRPr="00EF39C8">
        <w:rPr>
          <w:rFonts w:ascii="Times New Roman" w:hAnsi="Times New Roman" w:cs="Times New Roman"/>
        </w:rPr>
        <w:t>distribute emergency contacts and village contacts to all project participants.</w:t>
      </w:r>
    </w:p>
    <w:p w14:paraId="6B86AC82" w14:textId="77777777" w:rsidR="00C81C65" w:rsidRPr="00EF39C8" w:rsidRDefault="00C81C65" w:rsidP="00C81C65">
      <w:pPr>
        <w:spacing w:after="0"/>
        <w:rPr>
          <w:rFonts w:ascii="Times New Roman" w:hAnsi="Times New Roman" w:cs="Times New Roman"/>
        </w:rPr>
      </w:pPr>
    </w:p>
    <w:p w14:paraId="2894EC57" w14:textId="77777777" w:rsidR="00C81C65" w:rsidRDefault="00C81C65" w:rsidP="00C81C65">
      <w:pPr>
        <w:spacing w:after="0"/>
        <w:rPr>
          <w:rFonts w:ascii="Times New Roman" w:hAnsi="Times New Roman" w:cs="Times New Roman"/>
        </w:rPr>
      </w:pPr>
      <w:r w:rsidRPr="00EF39C8">
        <w:rPr>
          <w:rFonts w:ascii="Times New Roman" w:hAnsi="Times New Roman" w:cs="Times New Roman"/>
        </w:rPr>
        <w:t>Develop an emergency plan and an exit strategy.</w:t>
      </w:r>
    </w:p>
    <w:p w14:paraId="743B9BD8" w14:textId="77777777" w:rsidR="00C81C65" w:rsidRPr="00EF39C8" w:rsidRDefault="00C81C65" w:rsidP="00C81C65">
      <w:pPr>
        <w:spacing w:after="0"/>
        <w:rPr>
          <w:rFonts w:ascii="Times New Roman" w:hAnsi="Times New Roman" w:cs="Times New Roman"/>
        </w:rPr>
      </w:pPr>
    </w:p>
    <w:p w14:paraId="2DD6B04C"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Schedule a Travel Readiness Review two to four weeks before the project trip. Verify all team</w:t>
      </w:r>
    </w:p>
    <w:p w14:paraId="20360CC8" w14:textId="77777777" w:rsidR="00C81C65" w:rsidRDefault="00C81C65" w:rsidP="00C81C65">
      <w:pPr>
        <w:spacing w:after="0"/>
        <w:rPr>
          <w:rFonts w:ascii="Times New Roman" w:hAnsi="Times New Roman" w:cs="Times New Roman"/>
        </w:rPr>
      </w:pPr>
      <w:r w:rsidRPr="00EF39C8">
        <w:rPr>
          <w:rFonts w:ascii="Times New Roman" w:hAnsi="Times New Roman" w:cs="Times New Roman"/>
        </w:rPr>
        <w:t>travel logistics, budgets, and funds.</w:t>
      </w:r>
    </w:p>
    <w:p w14:paraId="54951ED6" w14:textId="77777777" w:rsidR="00C81C65" w:rsidRPr="00EF39C8" w:rsidRDefault="00C81C65" w:rsidP="00C81C65">
      <w:pPr>
        <w:spacing w:after="0"/>
        <w:rPr>
          <w:rFonts w:ascii="Times New Roman" w:hAnsi="Times New Roman" w:cs="Times New Roman"/>
        </w:rPr>
      </w:pPr>
    </w:p>
    <w:p w14:paraId="77CCCAD6" w14:textId="77777777" w:rsidR="00C81C65" w:rsidRDefault="00C81C65" w:rsidP="00C81C65">
      <w:pPr>
        <w:spacing w:after="0"/>
        <w:rPr>
          <w:rFonts w:ascii="Times New Roman" w:hAnsi="Times New Roman" w:cs="Times New Roman"/>
        </w:rPr>
      </w:pPr>
      <w:r w:rsidRPr="00EF39C8">
        <w:rPr>
          <w:rFonts w:ascii="Times New Roman" w:hAnsi="Times New Roman" w:cs="Times New Roman"/>
        </w:rPr>
        <w:t>Provide host country cultural information to trip participants.</w:t>
      </w:r>
    </w:p>
    <w:p w14:paraId="068E5E72" w14:textId="77777777" w:rsidR="00C81C65" w:rsidRPr="00EF39C8" w:rsidRDefault="00C81C65" w:rsidP="00C81C65">
      <w:pPr>
        <w:spacing w:after="0"/>
        <w:rPr>
          <w:rFonts w:ascii="Times New Roman" w:hAnsi="Times New Roman" w:cs="Times New Roman"/>
        </w:rPr>
      </w:pPr>
    </w:p>
    <w:p w14:paraId="1EC9E1B4"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Prepare team members for cultural differences - higher population density, fewer comforts of</w:t>
      </w:r>
    </w:p>
    <w:p w14:paraId="41E48943"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sanitation, temperature control, etc., and the possibility of seeing people, particularly children and</w:t>
      </w:r>
    </w:p>
    <w:p w14:paraId="7772A521"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animals, in dire conditions.</w:t>
      </w:r>
    </w:p>
    <w:p w14:paraId="0435E25F" w14:textId="77777777" w:rsidR="00C81C65" w:rsidRPr="00EF39C8" w:rsidRDefault="00C81C65" w:rsidP="00C81C65">
      <w:pPr>
        <w:spacing w:after="0"/>
        <w:rPr>
          <w:rFonts w:ascii="Times New Roman" w:hAnsi="Times New Roman" w:cs="Times New Roman"/>
        </w:rPr>
      </w:pPr>
    </w:p>
    <w:p w14:paraId="223A01E6" w14:textId="77777777" w:rsidR="00C81C65" w:rsidRPr="004174D4" w:rsidRDefault="00C81C65" w:rsidP="00C81C65">
      <w:pPr>
        <w:spacing w:after="0"/>
        <w:rPr>
          <w:rFonts w:ascii="Times New Roman" w:hAnsi="Times New Roman" w:cs="Times New Roman"/>
          <w:b/>
        </w:rPr>
      </w:pPr>
      <w:r>
        <w:rPr>
          <w:rFonts w:ascii="Times New Roman" w:hAnsi="Times New Roman" w:cs="Times New Roman"/>
          <w:b/>
        </w:rPr>
        <w:t>11.4</w:t>
      </w:r>
      <w:r w:rsidRPr="004174D4">
        <w:rPr>
          <w:rFonts w:ascii="Times New Roman" w:hAnsi="Times New Roman" w:cs="Times New Roman"/>
          <w:b/>
        </w:rPr>
        <w:t xml:space="preserve"> What to do during a trip</w:t>
      </w:r>
      <w:r>
        <w:rPr>
          <w:rFonts w:ascii="Times New Roman" w:hAnsi="Times New Roman" w:cs="Times New Roman"/>
          <w:b/>
        </w:rPr>
        <w:t>: tips and recommendations</w:t>
      </w:r>
    </w:p>
    <w:p w14:paraId="26678E8D" w14:textId="77777777" w:rsidR="00C81C65" w:rsidRPr="00EF39C8" w:rsidRDefault="00C81C65" w:rsidP="00C81C65">
      <w:pPr>
        <w:spacing w:after="0"/>
        <w:rPr>
          <w:rFonts w:ascii="Times New Roman" w:hAnsi="Times New Roman" w:cs="Times New Roman"/>
        </w:rPr>
      </w:pPr>
    </w:p>
    <w:p w14:paraId="6DD48153" w14:textId="77777777" w:rsidR="00C81C65" w:rsidRDefault="00C81C65" w:rsidP="00C81C65">
      <w:pPr>
        <w:spacing w:after="0"/>
        <w:rPr>
          <w:rFonts w:ascii="Times New Roman" w:hAnsi="Times New Roman" w:cs="Times New Roman"/>
        </w:rPr>
      </w:pPr>
      <w:r>
        <w:rPr>
          <w:rFonts w:ascii="Times New Roman" w:hAnsi="Times New Roman" w:cs="Times New Roman"/>
        </w:rPr>
        <w:t>Make sure that project leaders know always where you are.</w:t>
      </w:r>
    </w:p>
    <w:p w14:paraId="0C723FA5" w14:textId="77777777" w:rsidR="00C81C65" w:rsidRDefault="00C81C65" w:rsidP="00C81C65">
      <w:pPr>
        <w:spacing w:after="0"/>
        <w:rPr>
          <w:rFonts w:ascii="Times New Roman" w:hAnsi="Times New Roman" w:cs="Times New Roman"/>
        </w:rPr>
      </w:pPr>
    </w:p>
    <w:p w14:paraId="16006566" w14:textId="77777777" w:rsidR="00C81C65" w:rsidRDefault="00C81C65" w:rsidP="00C81C65">
      <w:pPr>
        <w:spacing w:after="0"/>
        <w:rPr>
          <w:rFonts w:ascii="Times New Roman" w:hAnsi="Times New Roman" w:cs="Times New Roman"/>
        </w:rPr>
      </w:pPr>
      <w:r>
        <w:rPr>
          <w:rFonts w:ascii="Times New Roman" w:hAnsi="Times New Roman" w:cs="Times New Roman"/>
        </w:rPr>
        <w:t xml:space="preserve">Abide at all times to local legislation and to the EWB-HK Code of Conduct. </w:t>
      </w:r>
    </w:p>
    <w:p w14:paraId="283EC655" w14:textId="77777777" w:rsidR="00C81C65" w:rsidRDefault="00C81C65" w:rsidP="00C81C65">
      <w:pPr>
        <w:spacing w:after="0"/>
        <w:rPr>
          <w:rFonts w:ascii="Times New Roman" w:hAnsi="Times New Roman" w:cs="Times New Roman"/>
        </w:rPr>
      </w:pPr>
    </w:p>
    <w:p w14:paraId="0B4B8146" w14:textId="77777777" w:rsidR="00C81C65" w:rsidRDefault="00C81C65" w:rsidP="00C81C65">
      <w:pPr>
        <w:spacing w:after="0"/>
        <w:rPr>
          <w:rFonts w:ascii="Times New Roman" w:hAnsi="Times New Roman" w:cs="Times New Roman"/>
        </w:rPr>
      </w:pPr>
      <w:r>
        <w:rPr>
          <w:rFonts w:ascii="Times New Roman" w:hAnsi="Times New Roman" w:cs="Times New Roman"/>
        </w:rPr>
        <w:t xml:space="preserve">Make sure all expenses are properly accounted for and receipts are kept. </w:t>
      </w:r>
    </w:p>
    <w:p w14:paraId="6AAB1E76" w14:textId="77777777" w:rsidR="00C81C65" w:rsidRDefault="00C81C65" w:rsidP="00C81C65">
      <w:pPr>
        <w:spacing w:after="0"/>
        <w:rPr>
          <w:rFonts w:ascii="Times New Roman" w:hAnsi="Times New Roman" w:cs="Times New Roman"/>
        </w:rPr>
      </w:pPr>
    </w:p>
    <w:p w14:paraId="41BC925F" w14:textId="77777777" w:rsidR="00C81C65" w:rsidRDefault="00C81C65" w:rsidP="00C81C65">
      <w:pPr>
        <w:spacing w:after="0"/>
        <w:rPr>
          <w:rFonts w:ascii="Times New Roman" w:hAnsi="Times New Roman" w:cs="Times New Roman"/>
        </w:rPr>
      </w:pPr>
      <w:r>
        <w:rPr>
          <w:rFonts w:ascii="Times New Roman" w:hAnsi="Times New Roman" w:cs="Times New Roman"/>
        </w:rPr>
        <w:t>Refrain</w:t>
      </w:r>
      <w:r w:rsidRPr="00EF39C8">
        <w:rPr>
          <w:rFonts w:ascii="Times New Roman" w:hAnsi="Times New Roman" w:cs="Times New Roman"/>
        </w:rPr>
        <w:t xml:space="preserve"> from alcohol use and mind altering drugs whether they are</w:t>
      </w:r>
      <w:r>
        <w:rPr>
          <w:rFonts w:ascii="Times New Roman" w:hAnsi="Times New Roman" w:cs="Times New Roman"/>
        </w:rPr>
        <w:t xml:space="preserve"> </w:t>
      </w:r>
      <w:r w:rsidRPr="00EF39C8">
        <w:rPr>
          <w:rFonts w:ascii="Times New Roman" w:hAnsi="Times New Roman" w:cs="Times New Roman"/>
        </w:rPr>
        <w:t>legal or</w:t>
      </w:r>
      <w:r>
        <w:rPr>
          <w:rFonts w:ascii="Times New Roman" w:hAnsi="Times New Roman" w:cs="Times New Roman"/>
        </w:rPr>
        <w:t xml:space="preserve"> illegal in the project country;</w:t>
      </w:r>
      <w:r w:rsidRPr="00EF39C8">
        <w:rPr>
          <w:rFonts w:ascii="Times New Roman" w:hAnsi="Times New Roman" w:cs="Times New Roman"/>
        </w:rPr>
        <w:t xml:space="preserve"> bribery, culturally inappropriate </w:t>
      </w:r>
      <w:proofErr w:type="spellStart"/>
      <w:r w:rsidRPr="00EF39C8">
        <w:rPr>
          <w:rFonts w:ascii="Times New Roman" w:hAnsi="Times New Roman" w:cs="Times New Roman"/>
        </w:rPr>
        <w:t>behavior</w:t>
      </w:r>
      <w:proofErr w:type="spellEnd"/>
      <w:r w:rsidRPr="00EF39C8">
        <w:rPr>
          <w:rFonts w:ascii="Times New Roman" w:hAnsi="Times New Roman" w:cs="Times New Roman"/>
        </w:rPr>
        <w:t>, and sexual</w:t>
      </w:r>
      <w:r>
        <w:rPr>
          <w:rFonts w:ascii="Times New Roman" w:hAnsi="Times New Roman" w:cs="Times New Roman"/>
        </w:rPr>
        <w:t xml:space="preserve"> </w:t>
      </w:r>
      <w:r w:rsidRPr="00EF39C8">
        <w:rPr>
          <w:rFonts w:ascii="Times New Roman" w:hAnsi="Times New Roman" w:cs="Times New Roman"/>
        </w:rPr>
        <w:t xml:space="preserve">relations with members of the traveling team or partner communities. </w:t>
      </w:r>
    </w:p>
    <w:p w14:paraId="7A4829DD" w14:textId="77777777" w:rsidR="00C81C65" w:rsidRPr="00EF39C8" w:rsidRDefault="00C81C65" w:rsidP="00C81C65">
      <w:pPr>
        <w:spacing w:after="0"/>
        <w:rPr>
          <w:rFonts w:ascii="Times New Roman" w:hAnsi="Times New Roman" w:cs="Times New Roman"/>
        </w:rPr>
      </w:pPr>
      <w:proofErr w:type="spellStart"/>
      <w:r>
        <w:rPr>
          <w:rFonts w:ascii="Times New Roman" w:hAnsi="Times New Roman" w:cs="Times New Roman"/>
        </w:rPr>
        <w:t>Mantain</w:t>
      </w:r>
      <w:proofErr w:type="spellEnd"/>
      <w:r w:rsidRPr="00EF39C8">
        <w:rPr>
          <w:rFonts w:ascii="Times New Roman" w:hAnsi="Times New Roman" w:cs="Times New Roman"/>
        </w:rPr>
        <w:t xml:space="preserve"> open mindedness and preferably avoid conversations about political, economic, and</w:t>
      </w:r>
    </w:p>
    <w:p w14:paraId="3D7AFDF1" w14:textId="77777777" w:rsidR="00C81C65" w:rsidRPr="00EF39C8" w:rsidRDefault="00C81C65" w:rsidP="00C81C65">
      <w:pPr>
        <w:spacing w:after="0"/>
        <w:rPr>
          <w:rFonts w:ascii="Times New Roman" w:hAnsi="Times New Roman" w:cs="Times New Roman"/>
        </w:rPr>
      </w:pPr>
      <w:r w:rsidRPr="00EF39C8">
        <w:rPr>
          <w:rFonts w:ascii="Times New Roman" w:hAnsi="Times New Roman" w:cs="Times New Roman"/>
        </w:rPr>
        <w:t>religious opinions.</w:t>
      </w:r>
    </w:p>
    <w:p w14:paraId="326CEDBA" w14:textId="77777777" w:rsidR="00C81C65" w:rsidRPr="00EF39C8" w:rsidRDefault="00C81C65" w:rsidP="00C81C65">
      <w:pPr>
        <w:spacing w:after="0"/>
        <w:rPr>
          <w:rFonts w:ascii="Times New Roman" w:hAnsi="Times New Roman" w:cs="Times New Roman"/>
        </w:rPr>
      </w:pPr>
    </w:p>
    <w:p w14:paraId="17E8D6FC"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 xml:space="preserve">Ask trustworthy </w:t>
      </w:r>
      <w:r>
        <w:rPr>
          <w:rFonts w:ascii="Times New Roman" w:hAnsi="Times New Roman" w:cs="Times New Roman"/>
        </w:rPr>
        <w:t>partner NGO members</w:t>
      </w:r>
      <w:r w:rsidRPr="008B6F44">
        <w:rPr>
          <w:rFonts w:ascii="Times New Roman" w:hAnsi="Times New Roman" w:cs="Times New Roman"/>
        </w:rPr>
        <w:t xml:space="preserve"> upon arrival about common practise and the local safety tips. </w:t>
      </w:r>
    </w:p>
    <w:p w14:paraId="5A8C2FED" w14:textId="77777777" w:rsidR="00C81C65" w:rsidRPr="008B6F44" w:rsidRDefault="00C81C65" w:rsidP="00C81C65">
      <w:pPr>
        <w:rPr>
          <w:rFonts w:ascii="Times New Roman" w:hAnsi="Times New Roman" w:cs="Times New Roman"/>
        </w:rPr>
      </w:pPr>
      <w:r>
        <w:rPr>
          <w:rFonts w:ascii="Times New Roman" w:hAnsi="Times New Roman" w:cs="Times New Roman"/>
        </w:rPr>
        <w:t>Don't bring</w:t>
      </w:r>
      <w:r w:rsidRPr="008B6F44">
        <w:rPr>
          <w:rFonts w:ascii="Times New Roman" w:hAnsi="Times New Roman" w:cs="Times New Roman"/>
        </w:rPr>
        <w:t xml:space="preserve"> expensive item</w:t>
      </w:r>
      <w:r>
        <w:rPr>
          <w:rFonts w:ascii="Times New Roman" w:hAnsi="Times New Roman" w:cs="Times New Roman"/>
        </w:rPr>
        <w:t>s</w:t>
      </w:r>
      <w:r w:rsidRPr="008B6F44">
        <w:rPr>
          <w:rFonts w:ascii="Times New Roman" w:hAnsi="Times New Roman" w:cs="Times New Roman"/>
        </w:rPr>
        <w:t xml:space="preserve"> </w:t>
      </w:r>
      <w:r>
        <w:rPr>
          <w:rFonts w:ascii="Times New Roman" w:hAnsi="Times New Roman" w:cs="Times New Roman"/>
        </w:rPr>
        <w:t>or large amount of cash on</w:t>
      </w:r>
      <w:r w:rsidRPr="008B6F44">
        <w:rPr>
          <w:rFonts w:ascii="Times New Roman" w:hAnsi="Times New Roman" w:cs="Times New Roman"/>
        </w:rPr>
        <w:t xml:space="preserve"> the trip</w:t>
      </w:r>
      <w:r>
        <w:rPr>
          <w:rFonts w:ascii="Times New Roman" w:hAnsi="Times New Roman" w:cs="Times New Roman"/>
        </w:rPr>
        <w:t>, use an ATM card or credit card instead if at all possible</w:t>
      </w:r>
      <w:r w:rsidRPr="008B6F44">
        <w:rPr>
          <w:rFonts w:ascii="Times New Roman" w:hAnsi="Times New Roman" w:cs="Times New Roman"/>
        </w:rPr>
        <w:t xml:space="preserve">. </w:t>
      </w:r>
    </w:p>
    <w:p w14:paraId="4F1781A5"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If possible, travel with a locally purchased or rented mobile telephone. These are increasingly available in almost all countries.</w:t>
      </w:r>
    </w:p>
    <w:p w14:paraId="53D57C05"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Always keep your hotel door locked. Always sleep in locked and secured accommodations.</w:t>
      </w:r>
    </w:p>
    <w:p w14:paraId="4003A6EE"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Look for fire safety instructions in your hotel room.</w:t>
      </w:r>
    </w:p>
    <w:p w14:paraId="6727CD81"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 xml:space="preserve">Always lock your baggage </w:t>
      </w:r>
    </w:p>
    <w:p w14:paraId="7D03ADEB"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Keep one hand free to protect yourself and your valuables.</w:t>
      </w:r>
    </w:p>
    <w:p w14:paraId="11340B55"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 xml:space="preserve">Bring sufficient local currency for daily expense and emergency. </w:t>
      </w:r>
    </w:p>
    <w:p w14:paraId="14A37234"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Meet visitors in the lobby.</w:t>
      </w:r>
    </w:p>
    <w:p w14:paraId="5D6102D1"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Inform someone, including the front desk, when you expect to return if you will be out late at night.</w:t>
      </w:r>
    </w:p>
    <w:p w14:paraId="6DB5E22A"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 xml:space="preserve">Avoid </w:t>
      </w:r>
      <w:r>
        <w:rPr>
          <w:rFonts w:ascii="Times New Roman" w:hAnsi="Times New Roman" w:cs="Times New Roman"/>
        </w:rPr>
        <w:t>being alone. I</w:t>
      </w:r>
      <w:r w:rsidRPr="008B6F44">
        <w:rPr>
          <w:rFonts w:ascii="Times New Roman" w:hAnsi="Times New Roman" w:cs="Times New Roman"/>
        </w:rPr>
        <w:t xml:space="preserve">f </w:t>
      </w:r>
      <w:r>
        <w:rPr>
          <w:rFonts w:ascii="Times New Roman" w:hAnsi="Times New Roman" w:cs="Times New Roman"/>
        </w:rPr>
        <w:t xml:space="preserve">absolutely </w:t>
      </w:r>
      <w:r w:rsidRPr="008B6F44">
        <w:rPr>
          <w:rFonts w:ascii="Times New Roman" w:hAnsi="Times New Roman" w:cs="Times New Roman"/>
        </w:rPr>
        <w:t xml:space="preserve">needed, </w:t>
      </w:r>
      <w:r>
        <w:rPr>
          <w:rFonts w:ascii="Times New Roman" w:hAnsi="Times New Roman" w:cs="Times New Roman"/>
        </w:rPr>
        <w:t>make sure</w:t>
      </w:r>
      <w:r w:rsidRPr="008B6F44">
        <w:rPr>
          <w:rFonts w:ascii="Times New Roman" w:hAnsi="Times New Roman" w:cs="Times New Roman"/>
        </w:rPr>
        <w:t xml:space="preserve"> that someone knows where you are and where you will be.</w:t>
      </w:r>
    </w:p>
    <w:p w14:paraId="75B26814"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Adhere to advice on districts or regions to avoid</w:t>
      </w:r>
    </w:p>
    <w:p w14:paraId="584FCD29" w14:textId="77777777" w:rsidR="00C81C65" w:rsidRPr="008B6F44" w:rsidRDefault="00C81C65" w:rsidP="00C81C65">
      <w:pPr>
        <w:rPr>
          <w:rFonts w:ascii="Times New Roman" w:hAnsi="Times New Roman" w:cs="Times New Roman"/>
        </w:rPr>
      </w:pPr>
      <w:r w:rsidRPr="008B6F44">
        <w:rPr>
          <w:rFonts w:ascii="Times New Roman" w:hAnsi="Times New Roman" w:cs="Times New Roman"/>
        </w:rPr>
        <w:t>Avoid any item that declares your nationality or political beliefs.</w:t>
      </w:r>
    </w:p>
    <w:p w14:paraId="08E2A5E2" w14:textId="77777777" w:rsidR="00B13262" w:rsidRPr="005728F5" w:rsidRDefault="00B13262" w:rsidP="00B13262">
      <w:pPr>
        <w:pStyle w:val="Heading1"/>
        <w:rPr>
          <w:rFonts w:ascii="Times New Roman" w:hAnsi="Times New Roman" w:cs="Times New Roman"/>
          <w:b/>
          <w:color w:val="auto"/>
          <w:sz w:val="24"/>
          <w:szCs w:val="24"/>
        </w:rPr>
      </w:pPr>
      <w:r w:rsidRPr="00B36D3C">
        <w:rPr>
          <w:rFonts w:ascii="Times New Roman" w:hAnsi="Times New Roman" w:cs="Times New Roman"/>
          <w:b/>
          <w:color w:val="auto"/>
          <w:sz w:val="24"/>
          <w:szCs w:val="24"/>
        </w:rPr>
        <w:t xml:space="preserve">SECTION </w:t>
      </w:r>
      <w:r>
        <w:rPr>
          <w:rFonts w:ascii="Times New Roman" w:hAnsi="Times New Roman" w:cs="Times New Roman" w:hint="eastAsia"/>
          <w:b/>
          <w:color w:val="auto"/>
          <w:sz w:val="24"/>
          <w:szCs w:val="24"/>
        </w:rPr>
        <w:t>12</w:t>
      </w:r>
      <w:r w:rsidRPr="00B36D3C">
        <w:rPr>
          <w:rFonts w:ascii="Times New Roman" w:hAnsi="Times New Roman" w:cs="Times New Roman"/>
          <w:b/>
          <w:color w:val="auto"/>
          <w:sz w:val="24"/>
          <w:szCs w:val="24"/>
        </w:rPr>
        <w:t xml:space="preserve">: </w:t>
      </w:r>
      <w:r>
        <w:rPr>
          <w:rFonts w:ascii="Times New Roman" w:hAnsi="Times New Roman" w:cs="Times New Roman" w:hint="eastAsia"/>
          <w:b/>
          <w:color w:val="auto"/>
          <w:sz w:val="24"/>
          <w:szCs w:val="24"/>
        </w:rPr>
        <w:t>FINANCE/ FUNDING</w:t>
      </w:r>
    </w:p>
    <w:p w14:paraId="7A027D2E" w14:textId="77777777" w:rsidR="00B13262" w:rsidRPr="0064540A" w:rsidRDefault="00B13262" w:rsidP="00B13262">
      <w:pPr>
        <w:jc w:val="both"/>
        <w:rPr>
          <w:rFonts w:ascii="Times New Roman" w:hAnsi="Times New Roman" w:cs="Times New Roman"/>
          <w:b/>
          <w:sz w:val="24"/>
          <w:szCs w:val="24"/>
        </w:rPr>
      </w:pPr>
    </w:p>
    <w:p w14:paraId="4C8942C0" w14:textId="7F2BC36F" w:rsidR="00B13262" w:rsidRDefault="000545A5" w:rsidP="00B13262">
      <w:pPr>
        <w:jc w:val="both"/>
        <w:rPr>
          <w:rFonts w:ascii="Times New Roman" w:hAnsi="Times New Roman" w:cs="Times New Roman"/>
          <w:b/>
        </w:rPr>
      </w:pPr>
      <w:r>
        <w:rPr>
          <w:rFonts w:ascii="Times New Roman" w:hAnsi="Times New Roman" w:cs="Times New Roman"/>
          <w:b/>
        </w:rPr>
        <w:t>12</w:t>
      </w:r>
      <w:r w:rsidR="00B13262">
        <w:rPr>
          <w:rFonts w:ascii="Times New Roman" w:hAnsi="Times New Roman" w:cs="Times New Roman"/>
          <w:b/>
        </w:rPr>
        <w:t>.1 Description and General Information</w:t>
      </w:r>
    </w:p>
    <w:p w14:paraId="48D28F19" w14:textId="77777777" w:rsidR="00B13262" w:rsidRDefault="00B13262" w:rsidP="00B13262">
      <w:pPr>
        <w:spacing w:after="0"/>
        <w:jc w:val="both"/>
        <w:rPr>
          <w:rFonts w:ascii="Times New Roman" w:hAnsi="Times New Roman" w:cs="Times New Roman"/>
        </w:rPr>
      </w:pPr>
      <w:r>
        <w:rPr>
          <w:rFonts w:ascii="Times New Roman" w:hAnsi="Times New Roman" w:cs="Times New Roman"/>
        </w:rPr>
        <w:t>EWB-HK</w:t>
      </w:r>
      <w:r w:rsidRPr="00E3325B">
        <w:rPr>
          <w:rFonts w:ascii="Times New Roman" w:hAnsi="Times New Roman" w:cs="Times New Roman"/>
        </w:rPr>
        <w:t xml:space="preserve"> is a </w:t>
      </w:r>
      <w:proofErr w:type="spellStart"/>
      <w:r w:rsidRPr="00E3325B">
        <w:rPr>
          <w:rFonts w:ascii="Times New Roman" w:hAnsi="Times New Roman" w:cs="Times New Roman"/>
        </w:rPr>
        <w:t>nonprofit</w:t>
      </w:r>
      <w:proofErr w:type="spellEnd"/>
      <w:r w:rsidRPr="00E3325B">
        <w:rPr>
          <w:rFonts w:ascii="Times New Roman" w:hAnsi="Times New Roman" w:cs="Times New Roman"/>
        </w:rPr>
        <w:t>, humanitarian organization</w:t>
      </w:r>
      <w:r>
        <w:rPr>
          <w:rFonts w:ascii="Times New Roman" w:hAnsi="Times New Roman" w:cs="Times New Roman" w:hint="eastAsia"/>
        </w:rPr>
        <w:t>, we</w:t>
      </w:r>
      <w:r w:rsidRPr="00795C1C">
        <w:rPr>
          <w:rFonts w:ascii="Times New Roman" w:hAnsi="Times New Roman" w:cs="Times New Roman"/>
        </w:rPr>
        <w:t xml:space="preserve"> rely on the generosity and philanthropy of supporters to fund our work. Donations form a key part of our income which in turn helps us support inspirational community organi</w:t>
      </w:r>
      <w:r>
        <w:rPr>
          <w:rFonts w:ascii="Times New Roman" w:hAnsi="Times New Roman" w:cs="Times New Roman" w:hint="eastAsia"/>
        </w:rPr>
        <w:t>z</w:t>
      </w:r>
      <w:r w:rsidRPr="00795C1C">
        <w:rPr>
          <w:rFonts w:ascii="Times New Roman" w:hAnsi="Times New Roman" w:cs="Times New Roman"/>
        </w:rPr>
        <w:t>ations as well as nurturing and empowering future community development professionals prepared to make a difference</w:t>
      </w:r>
      <w:r>
        <w:rPr>
          <w:rFonts w:ascii="Times New Roman" w:hAnsi="Times New Roman" w:cs="Times New Roman" w:hint="eastAsia"/>
        </w:rPr>
        <w:t>. The</w:t>
      </w:r>
      <w:r w:rsidRPr="00795C1C">
        <w:rPr>
          <w:rFonts w:ascii="Times New Roman" w:hAnsi="Times New Roman" w:cs="Times New Roman"/>
        </w:rPr>
        <w:t xml:space="preserve"> </w:t>
      </w:r>
      <w:r w:rsidRPr="00795C1C">
        <w:rPr>
          <w:rFonts w:ascii="Times New Roman" w:hAnsi="Times New Roman" w:cs="Times New Roman"/>
        </w:rPr>
        <w:lastRenderedPageBreak/>
        <w:t>contribution will not only directly support our existing community and educational programs but will help us scale up our efforts to reach further and have greater impact.</w:t>
      </w:r>
    </w:p>
    <w:p w14:paraId="50C899A2" w14:textId="77777777" w:rsidR="00B13262" w:rsidRDefault="00B13262" w:rsidP="00B13262">
      <w:pPr>
        <w:spacing w:after="0"/>
        <w:jc w:val="both"/>
        <w:rPr>
          <w:rFonts w:ascii="Times New Roman" w:hAnsi="Times New Roman" w:cs="Times New Roman"/>
        </w:rPr>
      </w:pPr>
    </w:p>
    <w:p w14:paraId="3ABAB6BD" w14:textId="77777777" w:rsidR="00B13262" w:rsidRDefault="00B13262" w:rsidP="00B13262">
      <w:pPr>
        <w:spacing w:after="0"/>
        <w:jc w:val="both"/>
        <w:rPr>
          <w:rFonts w:ascii="Times New Roman" w:hAnsi="Times New Roman" w:cs="Times New Roman"/>
        </w:rPr>
      </w:pPr>
      <w:r>
        <w:rPr>
          <w:rFonts w:ascii="Times New Roman" w:hAnsi="Times New Roman" w:cs="Times New Roman"/>
        </w:rPr>
        <w:t>All donations, whether via fundraising or grants, are managed by the Financial Team, led by the EWB-HK Treasurer together with all Committees' Financial Directors (if any of them have been appointed).</w:t>
      </w:r>
    </w:p>
    <w:p w14:paraId="2801572A" w14:textId="77777777" w:rsidR="00B13262" w:rsidRDefault="00B13262" w:rsidP="00B13262">
      <w:pPr>
        <w:spacing w:after="0"/>
        <w:jc w:val="both"/>
        <w:rPr>
          <w:rFonts w:ascii="Times New Roman" w:hAnsi="Times New Roman" w:cs="Times New Roman"/>
        </w:rPr>
      </w:pPr>
    </w:p>
    <w:p w14:paraId="5679AC51" w14:textId="77777777" w:rsidR="00B13262" w:rsidRDefault="00B13262" w:rsidP="00B13262">
      <w:pPr>
        <w:spacing w:after="0"/>
        <w:jc w:val="both"/>
        <w:rPr>
          <w:rFonts w:ascii="Times New Roman" w:hAnsi="Times New Roman" w:cs="Times New Roman"/>
        </w:rPr>
      </w:pPr>
      <w:r>
        <w:rPr>
          <w:rFonts w:ascii="Times New Roman" w:hAnsi="Times New Roman" w:cs="Times New Roman"/>
        </w:rPr>
        <w:t xml:space="preserve">EWB-HK is a registered non-profit organization (NGO) in Hong Kong and therefore all donations are tax deductible according to Hong Kong S.A.R. legislation. Our Financial Team will be happy to provide receipts for tax deduction purpose. </w:t>
      </w:r>
    </w:p>
    <w:p w14:paraId="14D472E6" w14:textId="77777777" w:rsidR="00B13262" w:rsidRDefault="00B13262" w:rsidP="00B13262">
      <w:pPr>
        <w:spacing w:after="0"/>
        <w:jc w:val="both"/>
        <w:rPr>
          <w:rFonts w:ascii="Times New Roman" w:hAnsi="Times New Roman" w:cs="Times New Roman"/>
        </w:rPr>
      </w:pPr>
      <w:r>
        <w:rPr>
          <w:rFonts w:ascii="Times New Roman" w:hAnsi="Times New Roman" w:cs="Times New Roman"/>
        </w:rPr>
        <w:t xml:space="preserve">Donations to EWB-HK from abroad may not be tax deductible in other countries. </w:t>
      </w:r>
    </w:p>
    <w:p w14:paraId="3548A25E" w14:textId="77777777" w:rsidR="00B13262" w:rsidRDefault="00B13262" w:rsidP="00B13262">
      <w:pPr>
        <w:spacing w:after="0"/>
        <w:jc w:val="both"/>
        <w:rPr>
          <w:rFonts w:ascii="Times New Roman" w:hAnsi="Times New Roman" w:cs="Times New Roman"/>
        </w:rPr>
      </w:pPr>
    </w:p>
    <w:p w14:paraId="3E89CE8F" w14:textId="49CF44D3" w:rsidR="00B13262" w:rsidRPr="009103AA" w:rsidRDefault="005B6FA5" w:rsidP="00B13262">
      <w:pPr>
        <w:jc w:val="both"/>
        <w:rPr>
          <w:rFonts w:ascii="Times New Roman" w:hAnsi="Times New Roman" w:cs="Times New Roman"/>
          <w:b/>
        </w:rPr>
      </w:pPr>
      <w:r>
        <w:rPr>
          <w:rFonts w:ascii="Times New Roman" w:hAnsi="Times New Roman" w:cs="Times New Roman"/>
          <w:b/>
        </w:rPr>
        <w:t>12</w:t>
      </w:r>
      <w:r w:rsidR="00B13262">
        <w:rPr>
          <w:rFonts w:ascii="Times New Roman" w:hAnsi="Times New Roman" w:cs="Times New Roman"/>
          <w:b/>
        </w:rPr>
        <w:t>.2</w:t>
      </w:r>
      <w:r w:rsidR="00B13262" w:rsidRPr="009103AA">
        <w:rPr>
          <w:rFonts w:ascii="Times New Roman" w:hAnsi="Times New Roman" w:cs="Times New Roman"/>
          <w:b/>
        </w:rPr>
        <w:t xml:space="preserve"> </w:t>
      </w:r>
      <w:r w:rsidR="00B13262">
        <w:rPr>
          <w:rFonts w:ascii="Times New Roman" w:hAnsi="Times New Roman" w:cs="Times New Roman"/>
          <w:b/>
        </w:rPr>
        <w:t>Types of funding</w:t>
      </w:r>
    </w:p>
    <w:p w14:paraId="47C618B1" w14:textId="77777777" w:rsidR="00B13262" w:rsidRDefault="00B13262" w:rsidP="00B13262">
      <w:pPr>
        <w:spacing w:after="0"/>
        <w:jc w:val="both"/>
        <w:rPr>
          <w:rFonts w:ascii="Times New Roman" w:hAnsi="Times New Roman" w:cs="Times New Roman"/>
        </w:rPr>
      </w:pPr>
      <w:r>
        <w:rPr>
          <w:rFonts w:ascii="Times New Roman" w:hAnsi="Times New Roman" w:cs="Times New Roman"/>
        </w:rPr>
        <w:t>EWB-HK receives funds from the following sources:</w:t>
      </w:r>
    </w:p>
    <w:p w14:paraId="15AE28DA" w14:textId="77777777" w:rsidR="00B13262" w:rsidRDefault="00B13262" w:rsidP="00B13262">
      <w:pPr>
        <w:spacing w:after="0"/>
        <w:jc w:val="both"/>
        <w:rPr>
          <w:rFonts w:ascii="Times New Roman" w:hAnsi="Times New Roman" w:cs="Times New Roman"/>
        </w:rPr>
      </w:pPr>
    </w:p>
    <w:p w14:paraId="5561F1E9" w14:textId="77777777" w:rsidR="00B13262" w:rsidRDefault="00B13262" w:rsidP="00B13262">
      <w:pPr>
        <w:pStyle w:val="ListParagraph"/>
        <w:numPr>
          <w:ilvl w:val="0"/>
          <w:numId w:val="26"/>
        </w:numPr>
        <w:spacing w:after="0"/>
        <w:jc w:val="both"/>
        <w:rPr>
          <w:rFonts w:ascii="Times New Roman" w:hAnsi="Times New Roman" w:cs="Times New Roman"/>
        </w:rPr>
      </w:pPr>
      <w:r>
        <w:rPr>
          <w:rFonts w:ascii="Times New Roman" w:hAnsi="Times New Roman" w:cs="Times New Roman"/>
        </w:rPr>
        <w:t xml:space="preserve">Membership fees </w:t>
      </w:r>
      <w:r w:rsidRPr="00BA6386">
        <w:rPr>
          <w:rFonts w:ascii="Times New Roman" w:hAnsi="Times New Roman" w:cs="Times New Roman"/>
        </w:rPr>
        <w:t xml:space="preserve">and </w:t>
      </w:r>
      <w:r>
        <w:rPr>
          <w:rFonts w:ascii="Times New Roman" w:hAnsi="Times New Roman" w:cs="Times New Roman"/>
        </w:rPr>
        <w:t>a</w:t>
      </w:r>
      <w:r w:rsidRPr="00BA6386">
        <w:rPr>
          <w:rFonts w:ascii="Times New Roman" w:hAnsi="Times New Roman" w:cs="Times New Roman"/>
        </w:rPr>
        <w:t xml:space="preserve">nnual </w:t>
      </w:r>
      <w:r>
        <w:rPr>
          <w:rFonts w:ascii="Times New Roman" w:hAnsi="Times New Roman" w:cs="Times New Roman"/>
        </w:rPr>
        <w:t>s</w:t>
      </w:r>
      <w:r w:rsidRPr="00BA6386">
        <w:rPr>
          <w:rFonts w:ascii="Times New Roman" w:hAnsi="Times New Roman" w:cs="Times New Roman"/>
        </w:rPr>
        <w:t>ubscriptions</w:t>
      </w:r>
    </w:p>
    <w:p w14:paraId="298A52C2" w14:textId="77777777" w:rsidR="00B13262" w:rsidRDefault="00B13262" w:rsidP="00B13262">
      <w:pPr>
        <w:pStyle w:val="ListParagraph"/>
        <w:numPr>
          <w:ilvl w:val="0"/>
          <w:numId w:val="26"/>
        </w:numPr>
        <w:spacing w:after="0"/>
        <w:jc w:val="both"/>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onation</w:t>
      </w:r>
      <w:r>
        <w:rPr>
          <w:rFonts w:ascii="Times New Roman" w:hAnsi="Times New Roman" w:cs="Times New Roman"/>
        </w:rPr>
        <w:t xml:space="preserve"> from members, philanthropic organizations and external individuals</w:t>
      </w:r>
    </w:p>
    <w:p w14:paraId="3A95B185" w14:textId="77777777" w:rsidR="00B13262" w:rsidRDefault="00B13262" w:rsidP="00B13262">
      <w:pPr>
        <w:pStyle w:val="ListParagraph"/>
        <w:numPr>
          <w:ilvl w:val="0"/>
          <w:numId w:val="26"/>
        </w:numPr>
        <w:spacing w:after="0"/>
        <w:jc w:val="both"/>
        <w:rPr>
          <w:rFonts w:ascii="Times New Roman" w:hAnsi="Times New Roman" w:cs="Times New Roman"/>
        </w:rPr>
      </w:pPr>
      <w:r>
        <w:rPr>
          <w:rFonts w:ascii="Times New Roman" w:hAnsi="Times New Roman" w:cs="Times New Roman" w:hint="eastAsia"/>
        </w:rPr>
        <w:t>Fundraising events</w:t>
      </w:r>
    </w:p>
    <w:p w14:paraId="1BC81B61" w14:textId="77777777" w:rsidR="00B13262" w:rsidRDefault="00B13262" w:rsidP="00B13262">
      <w:pPr>
        <w:pStyle w:val="ListParagraph"/>
        <w:numPr>
          <w:ilvl w:val="0"/>
          <w:numId w:val="26"/>
        </w:numPr>
        <w:spacing w:after="0"/>
        <w:jc w:val="both"/>
        <w:rPr>
          <w:rFonts w:ascii="Times New Roman" w:hAnsi="Times New Roman" w:cs="Times New Roman"/>
        </w:rPr>
      </w:pPr>
      <w:r>
        <w:rPr>
          <w:rFonts w:ascii="Times New Roman" w:hAnsi="Times New Roman" w:cs="Times New Roman"/>
          <w:lang w:eastAsia="zh-HK"/>
        </w:rPr>
        <w:t>Grants</w:t>
      </w:r>
    </w:p>
    <w:p w14:paraId="66CF0678" w14:textId="77777777" w:rsidR="00B13262" w:rsidRDefault="00B13262" w:rsidP="00B13262">
      <w:pPr>
        <w:spacing w:after="0"/>
        <w:jc w:val="both"/>
        <w:rPr>
          <w:rFonts w:ascii="Times New Roman" w:hAnsi="Times New Roman" w:cs="Times New Roman"/>
        </w:rPr>
      </w:pPr>
    </w:p>
    <w:p w14:paraId="2F380635" w14:textId="77777777" w:rsidR="00B13262" w:rsidRDefault="00B13262" w:rsidP="00B13262">
      <w:pPr>
        <w:spacing w:after="0"/>
        <w:jc w:val="both"/>
        <w:rPr>
          <w:rFonts w:ascii="Times New Roman" w:hAnsi="Times New Roman" w:cs="Times New Roman"/>
        </w:rPr>
      </w:pPr>
      <w:r>
        <w:rPr>
          <w:rFonts w:ascii="Times New Roman" w:hAnsi="Times New Roman" w:cs="Times New Roman"/>
        </w:rPr>
        <w:t xml:space="preserve">Donations can be processed according to Appendix 12.2.1 "Donation Methods". </w:t>
      </w:r>
    </w:p>
    <w:p w14:paraId="1352E637" w14:textId="77777777" w:rsidR="00B13262" w:rsidRDefault="00B13262" w:rsidP="00B13262">
      <w:pPr>
        <w:spacing w:after="0"/>
        <w:jc w:val="both"/>
        <w:rPr>
          <w:rFonts w:ascii="Times New Roman" w:hAnsi="Times New Roman" w:cs="Times New Roman"/>
        </w:rPr>
      </w:pPr>
    </w:p>
    <w:p w14:paraId="6E567FFA" w14:textId="4991A93D" w:rsidR="00B13262" w:rsidRPr="009103AA" w:rsidRDefault="005B6FA5" w:rsidP="00B13262">
      <w:pPr>
        <w:jc w:val="both"/>
        <w:rPr>
          <w:rFonts w:ascii="Times New Roman" w:hAnsi="Times New Roman" w:cs="Times New Roman"/>
          <w:b/>
        </w:rPr>
      </w:pPr>
      <w:r>
        <w:rPr>
          <w:rFonts w:ascii="Times New Roman" w:hAnsi="Times New Roman" w:cs="Times New Roman"/>
          <w:b/>
        </w:rPr>
        <w:t>12</w:t>
      </w:r>
      <w:r w:rsidR="00B13262">
        <w:rPr>
          <w:rFonts w:ascii="Times New Roman" w:hAnsi="Times New Roman" w:cs="Times New Roman"/>
          <w:b/>
        </w:rPr>
        <w:t>.3</w:t>
      </w:r>
      <w:r w:rsidR="00B13262" w:rsidRPr="009103AA">
        <w:rPr>
          <w:rFonts w:ascii="Times New Roman" w:hAnsi="Times New Roman" w:cs="Times New Roman"/>
          <w:b/>
        </w:rPr>
        <w:t xml:space="preserve"> </w:t>
      </w:r>
      <w:r w:rsidR="00B13262">
        <w:rPr>
          <w:rFonts w:ascii="Times New Roman" w:hAnsi="Times New Roman" w:cs="Times New Roman" w:hint="eastAsia"/>
          <w:b/>
        </w:rPr>
        <w:t xml:space="preserve">Fundraising </w:t>
      </w:r>
    </w:p>
    <w:p w14:paraId="07789C46" w14:textId="77777777" w:rsidR="00B13262" w:rsidRDefault="00B13262" w:rsidP="00B13262">
      <w:pPr>
        <w:spacing w:after="0"/>
        <w:jc w:val="both"/>
        <w:rPr>
          <w:rFonts w:ascii="Times New Roman" w:hAnsi="Times New Roman" w:cs="Times New Roman"/>
        </w:rPr>
      </w:pPr>
      <w:r>
        <w:rPr>
          <w:rFonts w:ascii="Times New Roman" w:hAnsi="Times New Roman" w:cs="Times New Roman"/>
        </w:rPr>
        <w:t>Members and</w:t>
      </w:r>
      <w:r>
        <w:rPr>
          <w:rFonts w:ascii="Times New Roman" w:hAnsi="Times New Roman" w:cs="Times New Roman" w:hint="eastAsia"/>
        </w:rPr>
        <w:t xml:space="preserve"> </w:t>
      </w:r>
      <w:r>
        <w:rPr>
          <w:rFonts w:ascii="Times New Roman" w:hAnsi="Times New Roman" w:cs="Times New Roman"/>
        </w:rPr>
        <w:t>volunteers</w:t>
      </w:r>
      <w:r>
        <w:rPr>
          <w:rFonts w:ascii="Times New Roman" w:hAnsi="Times New Roman" w:cs="Times New Roman" w:hint="eastAsia"/>
        </w:rPr>
        <w:t xml:space="preserve"> </w:t>
      </w:r>
      <w:r>
        <w:rPr>
          <w:rFonts w:ascii="Times New Roman" w:hAnsi="Times New Roman" w:cs="Times New Roman"/>
        </w:rPr>
        <w:t>may periodically organize</w:t>
      </w:r>
      <w:r>
        <w:rPr>
          <w:rFonts w:ascii="Times New Roman" w:hAnsi="Times New Roman" w:cs="Times New Roman" w:hint="eastAsia"/>
        </w:rPr>
        <w:t xml:space="preserve"> fundraising events to help EWB-HK and other communities. </w:t>
      </w:r>
      <w:r>
        <w:rPr>
          <w:rFonts w:ascii="Times New Roman" w:hAnsi="Times New Roman" w:cs="Times New Roman"/>
        </w:rPr>
        <w:t xml:space="preserve">Fundraising ideas can be collected from members and volunteers but they need to be vetted by EWB-HK's Treasurer before any action is taken. </w:t>
      </w:r>
    </w:p>
    <w:p w14:paraId="390FE60C" w14:textId="77777777" w:rsidR="00B13262" w:rsidRPr="00383DDE" w:rsidRDefault="00B13262" w:rsidP="00B13262">
      <w:pPr>
        <w:spacing w:after="0"/>
        <w:jc w:val="both"/>
        <w:rPr>
          <w:rFonts w:ascii="Times New Roman" w:hAnsi="Times New Roman" w:cs="Times New Roman"/>
        </w:rPr>
      </w:pPr>
      <w:r>
        <w:rPr>
          <w:rFonts w:ascii="Times New Roman" w:hAnsi="Times New Roman" w:cs="Times New Roman"/>
        </w:rPr>
        <w:t>Common ideas for fundraising events are:</w:t>
      </w:r>
    </w:p>
    <w:p w14:paraId="31F9322D" w14:textId="77777777" w:rsidR="00B13262" w:rsidRDefault="00B13262" w:rsidP="00B13262">
      <w:pPr>
        <w:spacing w:after="0"/>
        <w:jc w:val="both"/>
        <w:rPr>
          <w:rFonts w:ascii="Times New Roman" w:hAnsi="Times New Roman" w:cs="Times New Roman"/>
          <w:b/>
        </w:rPr>
      </w:pPr>
    </w:p>
    <w:p w14:paraId="4006BDB1" w14:textId="77777777" w:rsidR="00B13262" w:rsidRDefault="00B13262" w:rsidP="00B13262">
      <w:pPr>
        <w:pStyle w:val="ListParagraph"/>
        <w:numPr>
          <w:ilvl w:val="0"/>
          <w:numId w:val="27"/>
        </w:numPr>
        <w:spacing w:after="0"/>
        <w:jc w:val="both"/>
        <w:rPr>
          <w:rFonts w:ascii="Times New Roman" w:hAnsi="Times New Roman" w:cs="Times New Roman"/>
        </w:rPr>
      </w:pPr>
      <w:r>
        <w:rPr>
          <w:rFonts w:ascii="Times New Roman" w:hAnsi="Times New Roman" w:cs="Times New Roman"/>
        </w:rPr>
        <w:t>Convincing a Corporate Donor to join the cause</w:t>
      </w:r>
    </w:p>
    <w:p w14:paraId="5DA804DE" w14:textId="77777777" w:rsidR="00B13262" w:rsidRDefault="00B13262" w:rsidP="00B13262">
      <w:pPr>
        <w:pStyle w:val="ListParagraph"/>
        <w:numPr>
          <w:ilvl w:val="0"/>
          <w:numId w:val="27"/>
        </w:numPr>
        <w:spacing w:after="0"/>
        <w:jc w:val="both"/>
        <w:rPr>
          <w:rFonts w:ascii="Times New Roman" w:hAnsi="Times New Roman" w:cs="Times New Roman"/>
        </w:rPr>
      </w:pPr>
      <w:r>
        <w:rPr>
          <w:rFonts w:ascii="Times New Roman" w:hAnsi="Times New Roman" w:cs="Times New Roman"/>
        </w:rPr>
        <w:t>Launch a Fundraising Campaign via online Social Media for a particular project by EWB-HK</w:t>
      </w:r>
    </w:p>
    <w:p w14:paraId="11CFA320" w14:textId="77777777" w:rsidR="00B13262" w:rsidRDefault="00B13262" w:rsidP="00B13262">
      <w:pPr>
        <w:pStyle w:val="ListParagraph"/>
        <w:numPr>
          <w:ilvl w:val="0"/>
          <w:numId w:val="27"/>
        </w:numPr>
        <w:spacing w:after="0"/>
        <w:jc w:val="both"/>
        <w:rPr>
          <w:rFonts w:ascii="Times New Roman" w:hAnsi="Times New Roman" w:cs="Times New Roman"/>
        </w:rPr>
      </w:pPr>
      <w:r>
        <w:rPr>
          <w:rFonts w:ascii="Times New Roman" w:hAnsi="Times New Roman" w:cs="Times New Roman"/>
        </w:rPr>
        <w:t>Organize a local Fundraising Event (party, sport event, etc.)</w:t>
      </w:r>
    </w:p>
    <w:p w14:paraId="65B1BA5F" w14:textId="77777777" w:rsidR="00B13262" w:rsidRDefault="00B13262" w:rsidP="00B13262">
      <w:pPr>
        <w:tabs>
          <w:tab w:val="left" w:pos="2127"/>
          <w:tab w:val="left" w:pos="2410"/>
        </w:tabs>
        <w:spacing w:after="0"/>
        <w:jc w:val="both"/>
        <w:rPr>
          <w:rFonts w:ascii="Times New Roman" w:hAnsi="Times New Roman" w:cs="Times New Roman"/>
        </w:rPr>
      </w:pPr>
    </w:p>
    <w:p w14:paraId="6E47ADBE" w14:textId="18E993CC" w:rsidR="00B13262" w:rsidRDefault="005B6FA5" w:rsidP="00B13262">
      <w:pPr>
        <w:jc w:val="both"/>
        <w:rPr>
          <w:rFonts w:ascii="Times New Roman" w:hAnsi="Times New Roman" w:cs="Times New Roman"/>
          <w:b/>
        </w:rPr>
      </w:pPr>
      <w:r>
        <w:rPr>
          <w:rFonts w:ascii="Times New Roman" w:hAnsi="Times New Roman" w:cs="Times New Roman"/>
          <w:b/>
        </w:rPr>
        <w:t>12</w:t>
      </w:r>
      <w:r w:rsidR="00B13262">
        <w:rPr>
          <w:rFonts w:ascii="Times New Roman" w:hAnsi="Times New Roman" w:cs="Times New Roman"/>
          <w:b/>
        </w:rPr>
        <w:t>.4</w:t>
      </w:r>
      <w:r w:rsidR="00B13262" w:rsidRPr="009103AA">
        <w:rPr>
          <w:rFonts w:ascii="Times New Roman" w:hAnsi="Times New Roman" w:cs="Times New Roman"/>
          <w:b/>
        </w:rPr>
        <w:t xml:space="preserve"> </w:t>
      </w:r>
      <w:r w:rsidR="00B13262">
        <w:rPr>
          <w:rFonts w:ascii="Times New Roman" w:hAnsi="Times New Roman" w:cs="Times New Roman"/>
          <w:b/>
        </w:rPr>
        <w:t>Grants</w:t>
      </w:r>
      <w:r w:rsidR="00B13262">
        <w:rPr>
          <w:rFonts w:ascii="Times New Roman" w:hAnsi="Times New Roman" w:cs="Times New Roman" w:hint="eastAsia"/>
          <w:b/>
        </w:rPr>
        <w:t xml:space="preserve"> </w:t>
      </w:r>
    </w:p>
    <w:p w14:paraId="4EE14D0E" w14:textId="77777777" w:rsidR="00B13262" w:rsidRDefault="00B13262" w:rsidP="00B13262">
      <w:pPr>
        <w:spacing w:after="0"/>
        <w:jc w:val="both"/>
        <w:rPr>
          <w:rFonts w:ascii="Times New Roman" w:hAnsi="Times New Roman" w:cs="Times New Roman"/>
        </w:rPr>
      </w:pPr>
      <w:r>
        <w:rPr>
          <w:rFonts w:ascii="Times New Roman" w:hAnsi="Times New Roman" w:cs="Times New Roman"/>
        </w:rPr>
        <w:t xml:space="preserve">Grants from Universities or other Organizations can be applied for, as long as the related funds are deposited onto EWB-HK's official Bank Account and the application is vetted and approved by EWB-HK's Treasurer. </w:t>
      </w:r>
    </w:p>
    <w:p w14:paraId="60C423B2" w14:textId="5DB4229C" w:rsidR="00B13262" w:rsidRDefault="00B13262" w:rsidP="00B13262">
      <w:pPr>
        <w:spacing w:after="0"/>
        <w:jc w:val="both"/>
        <w:rPr>
          <w:rFonts w:ascii="Times New Roman" w:hAnsi="Times New Roman" w:cs="Times New Roman"/>
        </w:rPr>
      </w:pPr>
      <w:r>
        <w:rPr>
          <w:rFonts w:ascii="Times New Roman" w:hAnsi="Times New Roman" w:cs="Times New Roman"/>
        </w:rPr>
        <w:t xml:space="preserve">Student Chapters or Committees can propose Grant Applications to </w:t>
      </w:r>
      <w:proofErr w:type="spellStart"/>
      <w:r>
        <w:rPr>
          <w:rFonts w:ascii="Times New Roman" w:hAnsi="Times New Roman" w:cs="Times New Roman"/>
        </w:rPr>
        <w:t>BoD</w:t>
      </w:r>
      <w:proofErr w:type="spellEnd"/>
      <w:r>
        <w:rPr>
          <w:rFonts w:ascii="Times New Roman" w:hAnsi="Times New Roman" w:cs="Times New Roman"/>
        </w:rPr>
        <w:t xml:space="preserve"> or Treasurer for vetting. EWB-HK's Financial Team will perform appropriate due-diligence of grant proposal submitted. </w:t>
      </w:r>
    </w:p>
    <w:p w14:paraId="0DFB5DA1" w14:textId="77777777" w:rsidR="00636711" w:rsidRDefault="00636711" w:rsidP="00B13262">
      <w:pPr>
        <w:spacing w:after="0"/>
        <w:jc w:val="both"/>
        <w:rPr>
          <w:ins w:id="12" w:author="Claudio Canzonetta" w:date="2019-08-09T13:40:00Z"/>
          <w:rFonts w:ascii="Times New Roman" w:hAnsi="Times New Roman" w:cs="Times New Roman"/>
          <w:b/>
        </w:rPr>
      </w:pPr>
    </w:p>
    <w:p w14:paraId="5F9A5C86" w14:textId="1552392A" w:rsidR="00B13262" w:rsidRDefault="005B6FA5" w:rsidP="00B13262">
      <w:pPr>
        <w:spacing w:after="0"/>
        <w:jc w:val="both"/>
        <w:rPr>
          <w:rFonts w:ascii="Times New Roman" w:hAnsi="Times New Roman" w:cs="Times New Roman"/>
          <w:b/>
        </w:rPr>
      </w:pPr>
      <w:r>
        <w:rPr>
          <w:rFonts w:ascii="Times New Roman" w:hAnsi="Times New Roman" w:cs="Times New Roman"/>
          <w:b/>
        </w:rPr>
        <w:t>12</w:t>
      </w:r>
      <w:r w:rsidR="00B13262">
        <w:rPr>
          <w:rFonts w:ascii="Times New Roman" w:hAnsi="Times New Roman" w:cs="Times New Roman"/>
          <w:b/>
        </w:rPr>
        <w:t>.5 General Terms on Funding</w:t>
      </w:r>
    </w:p>
    <w:p w14:paraId="3FDC59FF" w14:textId="77777777" w:rsidR="00B13262" w:rsidRDefault="00B13262" w:rsidP="00B13262">
      <w:pPr>
        <w:spacing w:after="0"/>
        <w:jc w:val="both"/>
        <w:rPr>
          <w:rFonts w:ascii="Times New Roman" w:hAnsi="Times New Roman" w:cs="Times New Roman"/>
          <w:b/>
        </w:rPr>
      </w:pPr>
    </w:p>
    <w:p w14:paraId="037552E6" w14:textId="77777777" w:rsidR="00B13262" w:rsidRDefault="00B13262" w:rsidP="00B13262">
      <w:pPr>
        <w:spacing w:after="0"/>
        <w:jc w:val="both"/>
        <w:rPr>
          <w:rFonts w:ascii="Times New Roman" w:hAnsi="Times New Roman" w:cs="Times New Roman"/>
        </w:rPr>
      </w:pPr>
      <w:r>
        <w:rPr>
          <w:rFonts w:ascii="Times New Roman" w:hAnsi="Times New Roman" w:cs="Times New Roman"/>
        </w:rPr>
        <w:t xml:space="preserve">EWB-HK's financial records must pass an annual audit and should follow generally accepted accounting principals, conforming legislation in Hong Kong S.A.R. relative to non-profit organizations. </w:t>
      </w:r>
    </w:p>
    <w:p w14:paraId="46F9EB11" w14:textId="77777777" w:rsidR="00B13262" w:rsidRDefault="00B13262" w:rsidP="00B13262">
      <w:pPr>
        <w:spacing w:after="0"/>
        <w:jc w:val="both"/>
        <w:rPr>
          <w:rFonts w:ascii="Times New Roman" w:hAnsi="Times New Roman" w:cs="Times New Roman"/>
        </w:rPr>
      </w:pPr>
      <w:r>
        <w:rPr>
          <w:rFonts w:ascii="Times New Roman" w:hAnsi="Times New Roman" w:cs="Times New Roman"/>
        </w:rPr>
        <w:t>EWB-HK's reputation and integrity is also at stake, so when unsure always contact EWB-HK's Financial Team for clarification.</w:t>
      </w:r>
    </w:p>
    <w:p w14:paraId="7CBBB6C6" w14:textId="77777777" w:rsidR="00B13262" w:rsidRDefault="00B13262" w:rsidP="00B13262">
      <w:pPr>
        <w:spacing w:after="0"/>
        <w:jc w:val="both"/>
        <w:rPr>
          <w:rFonts w:ascii="Times New Roman" w:hAnsi="Times New Roman" w:cs="Times New Roman"/>
        </w:rPr>
      </w:pPr>
      <w:r>
        <w:rPr>
          <w:rFonts w:ascii="Times New Roman" w:hAnsi="Times New Roman" w:cs="Times New Roman"/>
        </w:rPr>
        <w:t>Following are some sound principles that should be adhered to:</w:t>
      </w:r>
    </w:p>
    <w:p w14:paraId="485FD4B2" w14:textId="77777777" w:rsidR="00B13262" w:rsidRDefault="00B13262" w:rsidP="00B13262">
      <w:pPr>
        <w:spacing w:after="0"/>
        <w:jc w:val="both"/>
        <w:rPr>
          <w:rFonts w:ascii="Times New Roman" w:hAnsi="Times New Roman" w:cs="Times New Roman"/>
        </w:rPr>
      </w:pPr>
    </w:p>
    <w:p w14:paraId="1F6F99CA" w14:textId="41CD8D7C" w:rsidR="00B13262" w:rsidRDefault="00B13262" w:rsidP="00B13262">
      <w:pPr>
        <w:pStyle w:val="ListParagraph"/>
        <w:numPr>
          <w:ilvl w:val="0"/>
          <w:numId w:val="28"/>
        </w:numPr>
        <w:spacing w:after="0"/>
        <w:jc w:val="both"/>
        <w:rPr>
          <w:rFonts w:ascii="Times New Roman" w:hAnsi="Times New Roman" w:cs="Times New Roman"/>
        </w:rPr>
      </w:pPr>
      <w:r w:rsidRPr="002B1CE6">
        <w:rPr>
          <w:rFonts w:ascii="Times New Roman" w:hAnsi="Times New Roman" w:cs="Times New Roman"/>
        </w:rPr>
        <w:t>all official expenses should be properly filed in the central EWB-HK repository and approved by Financial Team. All filed expenses</w:t>
      </w:r>
      <w:r w:rsidR="00636711">
        <w:rPr>
          <w:rFonts w:ascii="Times New Roman" w:hAnsi="Times New Roman" w:cs="Times New Roman"/>
        </w:rPr>
        <w:t xml:space="preserve"> should use EWB-HK Expense Claim Form (Appendix 12.5.1) and</w:t>
      </w:r>
      <w:r w:rsidRPr="002B1CE6">
        <w:rPr>
          <w:rFonts w:ascii="Times New Roman" w:hAnsi="Times New Roman" w:cs="Times New Roman"/>
        </w:rPr>
        <w:t xml:space="preserve"> should have attached a proper receipt of the actual expenditure</w:t>
      </w:r>
      <w:r>
        <w:rPr>
          <w:rFonts w:ascii="Times New Roman" w:hAnsi="Times New Roman" w:cs="Times New Roman"/>
        </w:rPr>
        <w:t xml:space="preserve">. </w:t>
      </w:r>
    </w:p>
    <w:p w14:paraId="176BAE28" w14:textId="77777777" w:rsidR="00B13262" w:rsidRDefault="00B13262" w:rsidP="00B13262">
      <w:pPr>
        <w:pStyle w:val="ListParagraph"/>
        <w:numPr>
          <w:ilvl w:val="0"/>
          <w:numId w:val="28"/>
        </w:numPr>
        <w:spacing w:after="0"/>
        <w:jc w:val="both"/>
        <w:rPr>
          <w:rFonts w:ascii="Times New Roman" w:hAnsi="Times New Roman" w:cs="Times New Roman"/>
        </w:rPr>
      </w:pPr>
      <w:r>
        <w:rPr>
          <w:rFonts w:ascii="Times New Roman" w:hAnsi="Times New Roman" w:cs="Times New Roman"/>
        </w:rPr>
        <w:t xml:space="preserve">funding must be used according to the original published intent. If funds were raised for a particular project, they can only be allocated for us on that project and cannot be diverted to other general expenditures. </w:t>
      </w:r>
    </w:p>
    <w:p w14:paraId="1904EADB" w14:textId="77777777" w:rsidR="00B13262" w:rsidRDefault="00B13262" w:rsidP="00B13262">
      <w:pPr>
        <w:pStyle w:val="ListParagraph"/>
        <w:numPr>
          <w:ilvl w:val="0"/>
          <w:numId w:val="28"/>
        </w:numPr>
        <w:spacing w:after="0"/>
        <w:jc w:val="both"/>
        <w:rPr>
          <w:rFonts w:ascii="Times New Roman" w:hAnsi="Times New Roman" w:cs="Times New Roman"/>
        </w:rPr>
      </w:pPr>
      <w:r>
        <w:rPr>
          <w:rFonts w:ascii="Times New Roman" w:hAnsi="Times New Roman" w:cs="Times New Roman"/>
        </w:rPr>
        <w:t xml:space="preserve">new funding cannot be used for past expenses (i.e. expenses occurred before the funding was received or to pay off a deficit) </w:t>
      </w:r>
    </w:p>
    <w:p w14:paraId="6CB2A17B" w14:textId="77777777" w:rsidR="00B13262" w:rsidRDefault="00B13262" w:rsidP="00B13262">
      <w:pPr>
        <w:pStyle w:val="ListParagraph"/>
        <w:numPr>
          <w:ilvl w:val="0"/>
          <w:numId w:val="28"/>
        </w:numPr>
        <w:spacing w:after="0"/>
        <w:jc w:val="both"/>
        <w:rPr>
          <w:rFonts w:ascii="Times New Roman" w:hAnsi="Times New Roman" w:cs="Times New Roman"/>
        </w:rPr>
      </w:pPr>
      <w:r>
        <w:rPr>
          <w:rFonts w:ascii="Times New Roman" w:hAnsi="Times New Roman" w:cs="Times New Roman"/>
        </w:rPr>
        <w:t xml:space="preserve">EWB-HK's Financial Team has the final word on how to manage, hold and administer the funds: even if a Committee has worked on a fundraising events, it is not automatic that the Financial Team will allocate the raised funds to the same Committee. </w:t>
      </w:r>
    </w:p>
    <w:p w14:paraId="227F8D25" w14:textId="6E6B35FB" w:rsidR="0069631E" w:rsidRPr="00636711" w:rsidRDefault="00B13262" w:rsidP="00636711">
      <w:pPr>
        <w:pStyle w:val="ListParagraph"/>
        <w:numPr>
          <w:ilvl w:val="0"/>
          <w:numId w:val="28"/>
        </w:numPr>
        <w:spacing w:after="0"/>
        <w:jc w:val="both"/>
        <w:rPr>
          <w:rFonts w:ascii="Times New Roman" w:hAnsi="Times New Roman" w:cs="Times New Roman"/>
        </w:rPr>
      </w:pPr>
      <w:r>
        <w:rPr>
          <w:rFonts w:ascii="Times New Roman" w:hAnsi="Times New Roman" w:cs="Times New Roman"/>
        </w:rPr>
        <w:t xml:space="preserve">There are no exceptions to the deadlines stated in grant award letters. Failure to meet deadlines may result in repayments of the entire grant, therefore members and teams who have been allocated funds will be liable to ensure deadlines are met and funds are used correctly. Sanctions may be levied at EWB-HK's sole discretion, in this case. </w:t>
      </w:r>
    </w:p>
    <w:p w14:paraId="2C34EAB6" w14:textId="5201821D" w:rsidR="0013556B" w:rsidRPr="00443757" w:rsidRDefault="00443757" w:rsidP="0013556B">
      <w:pPr>
        <w:pStyle w:val="Title"/>
        <w:rPr>
          <w:rFonts w:ascii="Times New Roman" w:hAnsi="Times New Roman" w:cs="Times New Roman"/>
          <w:b w:val="0"/>
          <w:sz w:val="24"/>
          <w:szCs w:val="24"/>
        </w:rPr>
      </w:pPr>
      <w:r>
        <w:rPr>
          <w:rFonts w:ascii="Times New Roman" w:hAnsi="Times New Roman" w:cs="Times New Roman"/>
          <w:sz w:val="24"/>
          <w:szCs w:val="24"/>
        </w:rPr>
        <w:t>SECTION 13:</w:t>
      </w:r>
      <w:r w:rsidR="0013556B" w:rsidRPr="001A367F">
        <w:rPr>
          <w:rFonts w:ascii="Times New Roman" w:hAnsi="Times New Roman" w:cs="Times New Roman"/>
          <w:sz w:val="24"/>
          <w:szCs w:val="24"/>
        </w:rPr>
        <w:t xml:space="preserve"> </w:t>
      </w:r>
      <w:r w:rsidR="0013556B">
        <w:rPr>
          <w:rFonts w:ascii="Times New Roman" w:hAnsi="Times New Roman" w:cs="Times New Roman"/>
          <w:sz w:val="24"/>
          <w:szCs w:val="24"/>
        </w:rPr>
        <w:t>PROJECTS</w:t>
      </w:r>
    </w:p>
    <w:p w14:paraId="4440E15B" w14:textId="77777777" w:rsidR="00443757" w:rsidRDefault="00443757" w:rsidP="0013556B">
      <w:pPr>
        <w:rPr>
          <w:rFonts w:ascii="Times New Roman" w:hAnsi="Times New Roman" w:cs="Times New Roman"/>
          <w:b/>
        </w:rPr>
      </w:pPr>
    </w:p>
    <w:p w14:paraId="051D1BF7" w14:textId="3D47099C" w:rsidR="0013556B" w:rsidRPr="00EF39C8" w:rsidRDefault="00443757" w:rsidP="0013556B">
      <w:pPr>
        <w:rPr>
          <w:rFonts w:ascii="Times New Roman" w:hAnsi="Times New Roman" w:cs="Times New Roman"/>
          <w:b/>
        </w:rPr>
      </w:pPr>
      <w:r>
        <w:rPr>
          <w:rFonts w:ascii="Times New Roman" w:hAnsi="Times New Roman" w:cs="Times New Roman"/>
          <w:b/>
        </w:rPr>
        <w:t>13</w:t>
      </w:r>
      <w:r w:rsidR="0013556B" w:rsidRPr="00EF39C8">
        <w:rPr>
          <w:rFonts w:ascii="Times New Roman" w:hAnsi="Times New Roman" w:cs="Times New Roman"/>
          <w:b/>
        </w:rPr>
        <w:t xml:space="preserve">.1 </w:t>
      </w:r>
      <w:r w:rsidR="0013556B">
        <w:rPr>
          <w:rFonts w:ascii="Times New Roman" w:hAnsi="Times New Roman" w:cs="Times New Roman"/>
          <w:b/>
        </w:rPr>
        <w:t>Introduction</w:t>
      </w:r>
    </w:p>
    <w:p w14:paraId="48C69006" w14:textId="77777777" w:rsidR="0013556B" w:rsidRDefault="0013556B" w:rsidP="0013556B">
      <w:pPr>
        <w:spacing w:after="0"/>
        <w:rPr>
          <w:rFonts w:ascii="Times New Roman" w:hAnsi="Times New Roman" w:cs="Times New Roman"/>
        </w:rPr>
      </w:pPr>
      <w:r>
        <w:rPr>
          <w:rFonts w:ascii="Times New Roman" w:hAnsi="Times New Roman" w:cs="Times New Roman"/>
        </w:rPr>
        <w:t>All committees, teams and chapters are involved in projects, jointly or separately.</w:t>
      </w:r>
    </w:p>
    <w:p w14:paraId="048FFFFD" w14:textId="77777777" w:rsidR="0013556B" w:rsidRDefault="0013556B" w:rsidP="0013556B">
      <w:pPr>
        <w:spacing w:after="0"/>
        <w:rPr>
          <w:rFonts w:ascii="Times New Roman" w:hAnsi="Times New Roman" w:cs="Times New Roman"/>
        </w:rPr>
      </w:pPr>
      <w:r>
        <w:rPr>
          <w:rFonts w:ascii="Times New Roman" w:hAnsi="Times New Roman" w:cs="Times New Roman"/>
        </w:rPr>
        <w:t xml:space="preserve">These are initiated at all levels: from Chapters themselves, or by Committees or even at Board of Directors level. </w:t>
      </w:r>
    </w:p>
    <w:p w14:paraId="235C3D2B" w14:textId="77777777" w:rsidR="0013556B" w:rsidRDefault="0013556B" w:rsidP="0013556B">
      <w:pPr>
        <w:spacing w:after="0"/>
        <w:rPr>
          <w:rFonts w:ascii="Times New Roman" w:hAnsi="Times New Roman" w:cs="Times New Roman"/>
        </w:rPr>
      </w:pPr>
    </w:p>
    <w:p w14:paraId="24A34D33" w14:textId="77777777" w:rsidR="0013556B" w:rsidRPr="00FC2AB6" w:rsidRDefault="0013556B" w:rsidP="0013556B">
      <w:pPr>
        <w:spacing w:after="0"/>
        <w:rPr>
          <w:rFonts w:ascii="Times New Roman" w:hAnsi="Times New Roman" w:cs="Times New Roman"/>
        </w:rPr>
      </w:pPr>
      <w:r>
        <w:rPr>
          <w:rFonts w:ascii="Times New Roman" w:hAnsi="Times New Roman" w:cs="Times New Roman"/>
        </w:rPr>
        <w:t>There are many types of EWB-HK</w:t>
      </w:r>
      <w:r w:rsidRPr="00FC2AB6">
        <w:rPr>
          <w:rFonts w:ascii="Times New Roman" w:hAnsi="Times New Roman" w:cs="Times New Roman"/>
        </w:rPr>
        <w:t xml:space="preserve"> projects, including:</w:t>
      </w:r>
    </w:p>
    <w:p w14:paraId="27D5684F" w14:textId="77777777" w:rsidR="0013556B" w:rsidRPr="00FC2AB6" w:rsidRDefault="0013556B" w:rsidP="0013556B">
      <w:pPr>
        <w:pStyle w:val="ListParagraph"/>
        <w:numPr>
          <w:ilvl w:val="0"/>
          <w:numId w:val="29"/>
        </w:numPr>
        <w:spacing w:after="0"/>
        <w:rPr>
          <w:rFonts w:ascii="Times New Roman" w:hAnsi="Times New Roman" w:cs="Times New Roman"/>
        </w:rPr>
      </w:pPr>
      <w:r w:rsidRPr="00FC2AB6">
        <w:rPr>
          <w:rFonts w:ascii="Times New Roman" w:hAnsi="Times New Roman" w:cs="Times New Roman"/>
        </w:rPr>
        <w:t xml:space="preserve">Small construction projects: design and construction </w:t>
      </w:r>
      <w:r>
        <w:rPr>
          <w:rFonts w:ascii="Times New Roman" w:hAnsi="Times New Roman" w:cs="Times New Roman"/>
        </w:rPr>
        <w:t xml:space="preserve">or repair </w:t>
      </w:r>
      <w:r w:rsidRPr="00FC2AB6">
        <w:rPr>
          <w:rFonts w:ascii="Times New Roman" w:hAnsi="Times New Roman" w:cs="Times New Roman"/>
        </w:rPr>
        <w:t xml:space="preserve">of community health </w:t>
      </w:r>
      <w:proofErr w:type="spellStart"/>
      <w:r w:rsidRPr="00FC2AB6">
        <w:rPr>
          <w:rFonts w:ascii="Times New Roman" w:hAnsi="Times New Roman" w:cs="Times New Roman"/>
        </w:rPr>
        <w:t>centers</w:t>
      </w:r>
      <w:proofErr w:type="spellEnd"/>
      <w:r w:rsidRPr="00FC2AB6">
        <w:rPr>
          <w:rFonts w:ascii="Times New Roman" w:hAnsi="Times New Roman" w:cs="Times New Roman"/>
        </w:rPr>
        <w:t>, schools, and shelter</w:t>
      </w:r>
      <w:r>
        <w:rPr>
          <w:rFonts w:ascii="Times New Roman" w:hAnsi="Times New Roman" w:cs="Times New Roman"/>
        </w:rPr>
        <w:t xml:space="preserve"> </w:t>
      </w:r>
      <w:r w:rsidRPr="00FC2AB6">
        <w:rPr>
          <w:rFonts w:ascii="Times New Roman" w:hAnsi="Times New Roman" w:cs="Times New Roman"/>
        </w:rPr>
        <w:t>systems;</w:t>
      </w:r>
    </w:p>
    <w:p w14:paraId="410F5CD1" w14:textId="77777777" w:rsidR="0013556B" w:rsidRPr="00FC2AB6" w:rsidRDefault="0013556B" w:rsidP="0013556B">
      <w:pPr>
        <w:pStyle w:val="ListParagraph"/>
        <w:numPr>
          <w:ilvl w:val="0"/>
          <w:numId w:val="29"/>
        </w:numPr>
        <w:spacing w:after="0"/>
        <w:rPr>
          <w:rFonts w:ascii="Times New Roman" w:hAnsi="Times New Roman" w:cs="Times New Roman"/>
        </w:rPr>
      </w:pPr>
      <w:r w:rsidRPr="00FC2AB6">
        <w:rPr>
          <w:rFonts w:ascii="Times New Roman" w:hAnsi="Times New Roman" w:cs="Times New Roman"/>
        </w:rPr>
        <w:t>Water and sanitation projects: provision of potable water, and wastewater management projects;</w:t>
      </w:r>
    </w:p>
    <w:p w14:paraId="056887A9" w14:textId="77777777" w:rsidR="0013556B" w:rsidRPr="00FC2AB6" w:rsidRDefault="0013556B" w:rsidP="0013556B">
      <w:pPr>
        <w:pStyle w:val="ListParagraph"/>
        <w:numPr>
          <w:ilvl w:val="0"/>
          <w:numId w:val="29"/>
        </w:numPr>
        <w:spacing w:after="0"/>
        <w:rPr>
          <w:rFonts w:ascii="Times New Roman" w:hAnsi="Times New Roman" w:cs="Times New Roman"/>
        </w:rPr>
      </w:pPr>
      <w:r w:rsidRPr="00FC2AB6">
        <w:rPr>
          <w:rFonts w:ascii="Times New Roman" w:hAnsi="Times New Roman" w:cs="Times New Roman"/>
        </w:rPr>
        <w:t>Renewable energy projects: design and installation of photovoltaic systems, wind, biodiesel.</w:t>
      </w:r>
    </w:p>
    <w:p w14:paraId="162907AF" w14:textId="77777777" w:rsidR="0013556B" w:rsidRDefault="0013556B" w:rsidP="0013556B">
      <w:pPr>
        <w:spacing w:after="0"/>
        <w:rPr>
          <w:rFonts w:ascii="Times New Roman" w:hAnsi="Times New Roman" w:cs="Times New Roman"/>
        </w:rPr>
      </w:pPr>
    </w:p>
    <w:p w14:paraId="3F187B46" w14:textId="77777777" w:rsidR="0013556B" w:rsidRPr="00FC2AB6" w:rsidRDefault="0013556B" w:rsidP="0013556B">
      <w:pPr>
        <w:spacing w:after="0"/>
        <w:rPr>
          <w:rFonts w:ascii="Times New Roman" w:hAnsi="Times New Roman" w:cs="Times New Roman"/>
        </w:rPr>
      </w:pPr>
      <w:r w:rsidRPr="00FC2AB6">
        <w:rPr>
          <w:rFonts w:ascii="Times New Roman" w:hAnsi="Times New Roman" w:cs="Times New Roman"/>
        </w:rPr>
        <w:t xml:space="preserve">There </w:t>
      </w:r>
      <w:r>
        <w:rPr>
          <w:rFonts w:ascii="Times New Roman" w:hAnsi="Times New Roman" w:cs="Times New Roman"/>
        </w:rPr>
        <w:t>are certain fields that EWB-HK</w:t>
      </w:r>
      <w:r w:rsidRPr="00FC2AB6">
        <w:rPr>
          <w:rFonts w:ascii="Times New Roman" w:hAnsi="Times New Roman" w:cs="Times New Roman"/>
        </w:rPr>
        <w:t xml:space="preserve"> will not support:</w:t>
      </w:r>
    </w:p>
    <w:p w14:paraId="293DF6D6" w14:textId="77777777" w:rsidR="0013556B" w:rsidRPr="00FC2AB6" w:rsidRDefault="0013556B" w:rsidP="0013556B">
      <w:pPr>
        <w:pStyle w:val="ListParagraph"/>
        <w:numPr>
          <w:ilvl w:val="0"/>
          <w:numId w:val="30"/>
        </w:numPr>
        <w:spacing w:after="0"/>
        <w:rPr>
          <w:rFonts w:ascii="Times New Roman" w:hAnsi="Times New Roman" w:cs="Times New Roman"/>
        </w:rPr>
      </w:pPr>
      <w:r w:rsidRPr="00FC2AB6">
        <w:rPr>
          <w:rFonts w:ascii="Times New Roman" w:hAnsi="Times New Roman" w:cs="Times New Roman"/>
        </w:rPr>
        <w:t>A project that benefits a single person or family;</w:t>
      </w:r>
    </w:p>
    <w:p w14:paraId="49333161" w14:textId="77777777" w:rsidR="0013556B" w:rsidRDefault="0013556B" w:rsidP="0013556B">
      <w:pPr>
        <w:pStyle w:val="ListParagraph"/>
        <w:numPr>
          <w:ilvl w:val="0"/>
          <w:numId w:val="30"/>
        </w:numPr>
        <w:spacing w:after="0"/>
        <w:rPr>
          <w:rFonts w:ascii="Times New Roman" w:hAnsi="Times New Roman" w:cs="Times New Roman"/>
        </w:rPr>
      </w:pPr>
      <w:r w:rsidRPr="00FC2AB6">
        <w:rPr>
          <w:rFonts w:ascii="Times New Roman" w:hAnsi="Times New Roman" w:cs="Times New Roman"/>
        </w:rPr>
        <w:t xml:space="preserve">Projects that require fixed salaries, operational costs, or rolling funds for daily functioning </w:t>
      </w:r>
    </w:p>
    <w:p w14:paraId="4BFA3493" w14:textId="77777777" w:rsidR="0013556B" w:rsidRPr="00FC2AB6" w:rsidRDefault="0013556B" w:rsidP="0013556B">
      <w:pPr>
        <w:pStyle w:val="ListParagraph"/>
        <w:numPr>
          <w:ilvl w:val="0"/>
          <w:numId w:val="30"/>
        </w:numPr>
        <w:spacing w:after="0"/>
        <w:rPr>
          <w:rFonts w:ascii="Times New Roman" w:hAnsi="Times New Roman" w:cs="Times New Roman"/>
        </w:rPr>
      </w:pPr>
      <w:r w:rsidRPr="00FC2AB6">
        <w:rPr>
          <w:rFonts w:ascii="Times New Roman" w:hAnsi="Times New Roman" w:cs="Times New Roman"/>
        </w:rPr>
        <w:t>Projects with military implications or having solely commercial, religious, or political objectives;</w:t>
      </w:r>
    </w:p>
    <w:p w14:paraId="58BFB92D" w14:textId="77777777" w:rsidR="0013556B" w:rsidRDefault="0013556B" w:rsidP="0013556B">
      <w:pPr>
        <w:pStyle w:val="ListParagraph"/>
        <w:numPr>
          <w:ilvl w:val="0"/>
          <w:numId w:val="30"/>
        </w:numPr>
        <w:spacing w:after="0"/>
        <w:rPr>
          <w:rFonts w:ascii="Times New Roman" w:hAnsi="Times New Roman" w:cs="Times New Roman"/>
        </w:rPr>
      </w:pPr>
      <w:r>
        <w:rPr>
          <w:rFonts w:ascii="Times New Roman" w:hAnsi="Times New Roman" w:cs="Times New Roman"/>
        </w:rPr>
        <w:t>Projects involving p</w:t>
      </w:r>
      <w:r w:rsidRPr="00FC2AB6">
        <w:rPr>
          <w:rFonts w:ascii="Times New Roman" w:hAnsi="Times New Roman" w:cs="Times New Roman"/>
        </w:rPr>
        <w:t>urchase of vehicles, dynamite, detonators, medicines, or consumable goods not related to construction.</w:t>
      </w:r>
    </w:p>
    <w:p w14:paraId="4E2FE204" w14:textId="77777777" w:rsidR="0013556B" w:rsidRPr="00FC2AB6" w:rsidRDefault="0013556B" w:rsidP="0013556B">
      <w:pPr>
        <w:spacing w:after="0"/>
        <w:rPr>
          <w:rFonts w:ascii="Times New Roman" w:hAnsi="Times New Roman" w:cs="Times New Roman"/>
        </w:rPr>
      </w:pPr>
    </w:p>
    <w:p w14:paraId="1DFE9829" w14:textId="77777777" w:rsidR="0013556B" w:rsidRDefault="0013556B" w:rsidP="0013556B">
      <w:pPr>
        <w:spacing w:after="0"/>
        <w:rPr>
          <w:rFonts w:ascii="Times New Roman" w:hAnsi="Times New Roman" w:cs="Times New Roman"/>
        </w:rPr>
      </w:pPr>
      <w:r w:rsidRPr="00FC2AB6">
        <w:rPr>
          <w:rFonts w:ascii="Times New Roman" w:hAnsi="Times New Roman" w:cs="Times New Roman"/>
        </w:rPr>
        <w:t>Priority is given to projects that incorporate the following characteristics:</w:t>
      </w:r>
    </w:p>
    <w:p w14:paraId="1EE9760B" w14:textId="77777777" w:rsidR="00443757" w:rsidRPr="00FC2AB6" w:rsidRDefault="00443757" w:rsidP="0013556B">
      <w:pPr>
        <w:spacing w:after="0"/>
        <w:rPr>
          <w:rFonts w:ascii="Times New Roman" w:hAnsi="Times New Roman" w:cs="Times New Roman"/>
        </w:rPr>
      </w:pPr>
    </w:p>
    <w:p w14:paraId="4B20152A"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The project responds to a need or real problem in the community;</w:t>
      </w:r>
    </w:p>
    <w:p w14:paraId="28D8D5E9"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lastRenderedPageBreak/>
        <w:t>In responding to this need, due consideration is given to ensure no unintended damage occurs over the</w:t>
      </w:r>
      <w:r>
        <w:rPr>
          <w:rFonts w:ascii="Times New Roman" w:hAnsi="Times New Roman" w:cs="Times New Roman"/>
        </w:rPr>
        <w:t xml:space="preserve"> </w:t>
      </w:r>
      <w:r w:rsidRPr="00FC2AB6">
        <w:rPr>
          <w:rFonts w:ascii="Times New Roman" w:hAnsi="Times New Roman" w:cs="Times New Roman"/>
        </w:rPr>
        <w:t>long term to the community structure or to the surrounding environment/ecosystem.</w:t>
      </w:r>
    </w:p>
    <w:p w14:paraId="21930378"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The project benefits a significant portion of community members;</w:t>
      </w:r>
    </w:p>
    <w:p w14:paraId="1FF8D26F"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Commitment of individuals or groups from the community to maintain and assure the continuity of the</w:t>
      </w:r>
      <w:r>
        <w:rPr>
          <w:rFonts w:ascii="Times New Roman" w:hAnsi="Times New Roman" w:cs="Times New Roman"/>
        </w:rPr>
        <w:t xml:space="preserve"> </w:t>
      </w:r>
      <w:r w:rsidRPr="00FC2AB6">
        <w:rPr>
          <w:rFonts w:ascii="Times New Roman" w:hAnsi="Times New Roman" w:cs="Times New Roman"/>
        </w:rPr>
        <w:t>project (such individuals may receive training from EWB-</w:t>
      </w:r>
      <w:r>
        <w:rPr>
          <w:rFonts w:ascii="Times New Roman" w:hAnsi="Times New Roman" w:cs="Times New Roman"/>
        </w:rPr>
        <w:t>HK</w:t>
      </w:r>
      <w:r w:rsidRPr="00FC2AB6">
        <w:rPr>
          <w:rFonts w:ascii="Times New Roman" w:hAnsi="Times New Roman" w:cs="Times New Roman"/>
        </w:rPr>
        <w:t>);</w:t>
      </w:r>
    </w:p>
    <w:p w14:paraId="27ADBCE0"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The community contributes significantly to the execution of the project;</w:t>
      </w:r>
    </w:p>
    <w:p w14:paraId="4F339AF7"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The project represents the organization and effort of a collective, and not one single person;</w:t>
      </w:r>
    </w:p>
    <w:p w14:paraId="09CCDB69" w14:textId="77777777" w:rsidR="0013556B" w:rsidRPr="00FC2AB6"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The project makes use of technology that is appropriate to the specific community;</w:t>
      </w:r>
    </w:p>
    <w:p w14:paraId="130A1148" w14:textId="77777777" w:rsidR="0013556B" w:rsidRDefault="0013556B" w:rsidP="0013556B">
      <w:pPr>
        <w:pStyle w:val="ListParagraph"/>
        <w:numPr>
          <w:ilvl w:val="0"/>
          <w:numId w:val="31"/>
        </w:numPr>
        <w:spacing w:after="0"/>
        <w:rPr>
          <w:rFonts w:ascii="Times New Roman" w:hAnsi="Times New Roman" w:cs="Times New Roman"/>
        </w:rPr>
      </w:pPr>
      <w:r w:rsidRPr="00FC2AB6">
        <w:rPr>
          <w:rFonts w:ascii="Times New Roman" w:hAnsi="Times New Roman" w:cs="Times New Roman"/>
        </w:rPr>
        <w:t>The project goals are clearly understood by project personnel and realistically achievable.</w:t>
      </w:r>
    </w:p>
    <w:p w14:paraId="0445AB3C" w14:textId="77777777" w:rsidR="0013556B" w:rsidRPr="00443757" w:rsidRDefault="0013556B" w:rsidP="00443757">
      <w:pPr>
        <w:spacing w:after="0"/>
        <w:ind w:left="360"/>
        <w:rPr>
          <w:rFonts w:ascii="Times New Roman" w:hAnsi="Times New Roman" w:cs="Times New Roman"/>
        </w:rPr>
      </w:pPr>
    </w:p>
    <w:p w14:paraId="329A11F4" w14:textId="77777777" w:rsidR="00443757" w:rsidRDefault="00443757" w:rsidP="0013556B">
      <w:pPr>
        <w:spacing w:after="0"/>
        <w:rPr>
          <w:rFonts w:ascii="Times New Roman" w:hAnsi="Times New Roman" w:cs="Times New Roman"/>
        </w:rPr>
      </w:pPr>
    </w:p>
    <w:p w14:paraId="7FC6D97C" w14:textId="77777777" w:rsidR="0013556B" w:rsidRDefault="0013556B" w:rsidP="0013556B">
      <w:pPr>
        <w:spacing w:after="0"/>
        <w:rPr>
          <w:rFonts w:ascii="Times New Roman" w:hAnsi="Times New Roman" w:cs="Times New Roman"/>
        </w:rPr>
      </w:pPr>
      <w:r w:rsidRPr="00FC2AB6">
        <w:rPr>
          <w:rFonts w:ascii="Times New Roman" w:hAnsi="Times New Roman" w:cs="Times New Roman"/>
        </w:rPr>
        <w:t>The following critical issues are addressed when c</w:t>
      </w:r>
      <w:r>
        <w:rPr>
          <w:rFonts w:ascii="Times New Roman" w:hAnsi="Times New Roman" w:cs="Times New Roman"/>
        </w:rPr>
        <w:t>onsidering a project for EWB-HK</w:t>
      </w:r>
      <w:r w:rsidRPr="00FC2AB6">
        <w:rPr>
          <w:rFonts w:ascii="Times New Roman" w:hAnsi="Times New Roman" w:cs="Times New Roman"/>
        </w:rPr>
        <w:t xml:space="preserve"> participation:</w:t>
      </w:r>
    </w:p>
    <w:p w14:paraId="5BAF8319" w14:textId="77777777" w:rsidR="00443757" w:rsidRPr="00FC2AB6" w:rsidRDefault="00443757" w:rsidP="0013556B">
      <w:pPr>
        <w:spacing w:after="0"/>
        <w:rPr>
          <w:rFonts w:ascii="Times New Roman" w:hAnsi="Times New Roman" w:cs="Times New Roman"/>
        </w:rPr>
      </w:pPr>
    </w:p>
    <w:p w14:paraId="0A926F33" w14:textId="77777777" w:rsidR="0013556B" w:rsidRPr="00FC2AB6" w:rsidRDefault="0013556B" w:rsidP="0013556B">
      <w:pPr>
        <w:pStyle w:val="ListParagraph"/>
        <w:numPr>
          <w:ilvl w:val="0"/>
          <w:numId w:val="32"/>
        </w:numPr>
        <w:spacing w:after="0"/>
        <w:rPr>
          <w:rFonts w:ascii="Times New Roman" w:hAnsi="Times New Roman" w:cs="Times New Roman"/>
        </w:rPr>
      </w:pPr>
      <w:r>
        <w:rPr>
          <w:rFonts w:ascii="Times New Roman" w:hAnsi="Times New Roman" w:cs="Times New Roman"/>
        </w:rPr>
        <w:t>Who asked EWB-HK</w:t>
      </w:r>
      <w:r w:rsidRPr="00FC2AB6">
        <w:rPr>
          <w:rFonts w:ascii="Times New Roman" w:hAnsi="Times New Roman" w:cs="Times New Roman"/>
        </w:rPr>
        <w:t xml:space="preserve"> to get involved?</w:t>
      </w:r>
    </w:p>
    <w:p w14:paraId="2EC0A276"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 xml:space="preserve">Does the </w:t>
      </w:r>
      <w:r>
        <w:rPr>
          <w:rFonts w:ascii="Times New Roman" w:hAnsi="Times New Roman" w:cs="Times New Roman"/>
        </w:rPr>
        <w:t>project "fit" within the EWB-HK</w:t>
      </w:r>
      <w:r w:rsidRPr="00FC2AB6">
        <w:rPr>
          <w:rFonts w:ascii="Times New Roman" w:hAnsi="Times New Roman" w:cs="Times New Roman"/>
        </w:rPr>
        <w:t xml:space="preserve"> mission, values, and strategic plan?</w:t>
      </w:r>
    </w:p>
    <w:p w14:paraId="2F2565C8"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Is the anticipated positive impact of the project on the community quantifiable?</w:t>
      </w:r>
    </w:p>
    <w:p w14:paraId="48BE6620"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Have potential negative impacts been assessed and minimized, both in terms of long-term temporal</w:t>
      </w:r>
      <w:r>
        <w:rPr>
          <w:rFonts w:ascii="Times New Roman" w:hAnsi="Times New Roman" w:cs="Times New Roman"/>
        </w:rPr>
        <w:t xml:space="preserve"> </w:t>
      </w:r>
      <w:r w:rsidRPr="00FC2AB6">
        <w:rPr>
          <w:rFonts w:ascii="Times New Roman" w:hAnsi="Times New Roman" w:cs="Times New Roman"/>
        </w:rPr>
        <w:t>effects as well as adoption of this technology over a larger spatial scale?</w:t>
      </w:r>
    </w:p>
    <w:p w14:paraId="4B60A381"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Are cultural, environmental and ecosystem considerations included?</w:t>
      </w:r>
    </w:p>
    <w:p w14:paraId="556D6973"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Is there potential for partnering / teaming with local or regional organizations?</w:t>
      </w:r>
    </w:p>
    <w:p w14:paraId="61733598"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Are there local engineers, students, schools, university contacts, project managers / funding agencies to</w:t>
      </w:r>
      <w:r>
        <w:rPr>
          <w:rFonts w:ascii="Times New Roman" w:hAnsi="Times New Roman" w:cs="Times New Roman"/>
        </w:rPr>
        <w:t xml:space="preserve"> </w:t>
      </w:r>
      <w:r w:rsidRPr="00FC2AB6">
        <w:rPr>
          <w:rFonts w:ascii="Times New Roman" w:hAnsi="Times New Roman" w:cs="Times New Roman"/>
        </w:rPr>
        <w:t>participate or contribute to the project?</w:t>
      </w:r>
    </w:p>
    <w:p w14:paraId="1BDBF9BD" w14:textId="77777777" w:rsidR="0013556B" w:rsidRPr="00FC2AB6"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What is the time frame of commitment to the project and local community?</w:t>
      </w:r>
    </w:p>
    <w:p w14:paraId="61088241" w14:textId="77777777" w:rsidR="0013556B" w:rsidRDefault="0013556B" w:rsidP="0013556B">
      <w:pPr>
        <w:pStyle w:val="ListParagraph"/>
        <w:numPr>
          <w:ilvl w:val="0"/>
          <w:numId w:val="32"/>
        </w:numPr>
        <w:spacing w:after="0"/>
        <w:rPr>
          <w:rFonts w:ascii="Times New Roman" w:hAnsi="Times New Roman" w:cs="Times New Roman"/>
        </w:rPr>
      </w:pPr>
      <w:r w:rsidRPr="00FC2AB6">
        <w:rPr>
          <w:rFonts w:ascii="Times New Roman" w:hAnsi="Times New Roman" w:cs="Times New Roman"/>
        </w:rPr>
        <w:t>What are the local community’s expectations and contributions for the project?</w:t>
      </w:r>
    </w:p>
    <w:p w14:paraId="1E79D31A" w14:textId="77777777" w:rsidR="0013556B" w:rsidRDefault="0013556B" w:rsidP="0013556B">
      <w:pPr>
        <w:spacing w:after="0"/>
        <w:rPr>
          <w:rFonts w:ascii="Times New Roman" w:hAnsi="Times New Roman" w:cs="Times New Roman"/>
        </w:rPr>
      </w:pPr>
    </w:p>
    <w:p w14:paraId="77453E87" w14:textId="182344DA" w:rsidR="00443757" w:rsidRDefault="00443757" w:rsidP="0013556B">
      <w:pPr>
        <w:spacing w:after="0"/>
        <w:rPr>
          <w:rFonts w:ascii="Times New Roman" w:hAnsi="Times New Roman" w:cs="Times New Roman"/>
        </w:rPr>
      </w:pPr>
    </w:p>
    <w:p w14:paraId="42A45DF8" w14:textId="3DC993D0" w:rsidR="0013556B" w:rsidRDefault="00443757" w:rsidP="0013556B">
      <w:pPr>
        <w:rPr>
          <w:rFonts w:ascii="Times New Roman" w:hAnsi="Times New Roman" w:cs="Times New Roman"/>
          <w:b/>
        </w:rPr>
      </w:pPr>
      <w:r>
        <w:rPr>
          <w:rFonts w:ascii="Times New Roman" w:hAnsi="Times New Roman" w:cs="Times New Roman"/>
          <w:b/>
        </w:rPr>
        <w:t>13</w:t>
      </w:r>
      <w:r w:rsidR="0013556B">
        <w:rPr>
          <w:rFonts w:ascii="Times New Roman" w:hAnsi="Times New Roman" w:cs="Times New Roman"/>
          <w:b/>
        </w:rPr>
        <w:t>.2</w:t>
      </w:r>
      <w:r w:rsidR="0013556B" w:rsidRPr="00EF39C8">
        <w:rPr>
          <w:rFonts w:ascii="Times New Roman" w:hAnsi="Times New Roman" w:cs="Times New Roman"/>
          <w:b/>
        </w:rPr>
        <w:t xml:space="preserve"> </w:t>
      </w:r>
      <w:r w:rsidR="0013556B">
        <w:rPr>
          <w:rFonts w:ascii="Times New Roman" w:hAnsi="Times New Roman" w:cs="Times New Roman"/>
          <w:b/>
        </w:rPr>
        <w:t>Project Process</w:t>
      </w:r>
    </w:p>
    <w:p w14:paraId="36B5BE8C" w14:textId="77777777" w:rsidR="0013556B" w:rsidRDefault="0013556B" w:rsidP="0013556B">
      <w:pPr>
        <w:rPr>
          <w:rFonts w:ascii="Times New Roman" w:hAnsi="Times New Roman" w:cs="Times New Roman"/>
        </w:rPr>
      </w:pPr>
      <w:r>
        <w:rPr>
          <w:rFonts w:ascii="Times New Roman" w:hAnsi="Times New Roman" w:cs="Times New Roman"/>
        </w:rPr>
        <w:t xml:space="preserve">In order to optimize and standardize handling of projects, EWB-HK has created a procedure to plan, manage and execute projects of all types. </w:t>
      </w:r>
    </w:p>
    <w:p w14:paraId="755BD753" w14:textId="77777777" w:rsidR="0013556B" w:rsidRDefault="0013556B" w:rsidP="0013556B">
      <w:pPr>
        <w:rPr>
          <w:rFonts w:ascii="Times New Roman" w:hAnsi="Times New Roman" w:cs="Times New Roman"/>
        </w:rPr>
      </w:pPr>
      <w:r>
        <w:rPr>
          <w:rFonts w:ascii="Times New Roman" w:hAnsi="Times New Roman" w:cs="Times New Roman"/>
        </w:rPr>
        <w:t>The overall procedure could be exemplified by the following Project Step Cycle:</w:t>
      </w:r>
    </w:p>
    <w:p w14:paraId="5F607C84" w14:textId="77777777" w:rsidR="0013556B" w:rsidRDefault="0013556B" w:rsidP="0013556B">
      <w:pPr>
        <w:rPr>
          <w:rFonts w:ascii="Times New Roman" w:hAnsi="Times New Roman" w:cs="Times New Roman"/>
        </w:rPr>
      </w:pPr>
    </w:p>
    <w:p w14:paraId="1395CD6A" w14:textId="77777777" w:rsidR="0013556B" w:rsidRDefault="0013556B" w:rsidP="0013556B">
      <w:pP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722E422A" wp14:editId="73AD3666">
            <wp:extent cx="5372100" cy="3213673"/>
            <wp:effectExtent l="0" t="0" r="0" b="12700"/>
            <wp:docPr id="7" name="Picture 7" descr="Macintosh HD:Users:canzonettaclaudio:Desktop:Project Cycle Ste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zonettaclaudio:Desktop:Project Cycle Steps.pdf"/>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98" t="30818" r="20707" b="17389"/>
                    <a:stretch/>
                  </pic:blipFill>
                  <pic:spPr bwMode="auto">
                    <a:xfrm>
                      <a:off x="0" y="0"/>
                      <a:ext cx="5375863" cy="3215924"/>
                    </a:xfrm>
                    <a:prstGeom prst="rect">
                      <a:avLst/>
                    </a:prstGeom>
                    <a:noFill/>
                    <a:ln>
                      <a:noFill/>
                    </a:ln>
                    <a:extLst>
                      <a:ext uri="{53640926-AAD7-44d8-BBD7-CCE9431645EC}">
                        <a14:shadowObscured xmlns:a14="http://schemas.microsoft.com/office/drawing/2010/main"/>
                      </a:ext>
                    </a:extLst>
                  </pic:spPr>
                </pic:pic>
              </a:graphicData>
            </a:graphic>
          </wp:inline>
        </w:drawing>
      </w:r>
    </w:p>
    <w:p w14:paraId="367CC930" w14:textId="77777777" w:rsidR="00443757" w:rsidRDefault="00443757" w:rsidP="0013556B">
      <w:pPr>
        <w:rPr>
          <w:rFonts w:ascii="Times New Roman" w:hAnsi="Times New Roman" w:cs="Times New Roman"/>
          <w:u w:val="single"/>
        </w:rPr>
      </w:pPr>
    </w:p>
    <w:p w14:paraId="74F61FD7" w14:textId="77777777" w:rsidR="0013556B" w:rsidRPr="00D61749" w:rsidRDefault="0013556B" w:rsidP="0013556B">
      <w:pPr>
        <w:rPr>
          <w:rFonts w:ascii="Times New Roman" w:hAnsi="Times New Roman" w:cs="Times New Roman"/>
        </w:rPr>
      </w:pPr>
      <w:r w:rsidRPr="0036203C">
        <w:rPr>
          <w:rFonts w:ascii="Times New Roman" w:hAnsi="Times New Roman" w:cs="Times New Roman"/>
          <w:u w:val="single"/>
        </w:rPr>
        <w:t>INITIATE</w:t>
      </w:r>
      <w:r>
        <w:rPr>
          <w:rFonts w:ascii="Times New Roman" w:hAnsi="Times New Roman" w:cs="Times New Roman"/>
        </w:rPr>
        <w:t>: Identify the Opportunity and get to know each other</w:t>
      </w:r>
    </w:p>
    <w:p w14:paraId="21306E1F" w14:textId="77777777" w:rsidR="0013556B" w:rsidRDefault="0013556B" w:rsidP="0013556B">
      <w:pPr>
        <w:pStyle w:val="ListParagraph"/>
        <w:numPr>
          <w:ilvl w:val="0"/>
          <w:numId w:val="33"/>
        </w:numPr>
        <w:spacing w:after="0"/>
        <w:rPr>
          <w:rFonts w:ascii="Times New Roman" w:hAnsi="Times New Roman" w:cs="Times New Roman"/>
        </w:rPr>
      </w:pPr>
      <w:r w:rsidRPr="00A5280C">
        <w:rPr>
          <w:rFonts w:ascii="Times New Roman" w:hAnsi="Times New Roman" w:cs="Times New Roman"/>
        </w:rPr>
        <w:t>Project Identification and Background</w:t>
      </w:r>
    </w:p>
    <w:p w14:paraId="59FD6E35" w14:textId="77777777" w:rsidR="0013556B" w:rsidRDefault="0013556B" w:rsidP="0013556B">
      <w:pPr>
        <w:spacing w:after="0"/>
        <w:ind w:left="360"/>
        <w:rPr>
          <w:rFonts w:ascii="Times New Roman" w:hAnsi="Times New Roman" w:cs="Times New Roman"/>
        </w:rPr>
      </w:pPr>
    </w:p>
    <w:p w14:paraId="6A79C403"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The starting point of each project is the “5 </w:t>
      </w:r>
      <w:proofErr w:type="spellStart"/>
      <w:r>
        <w:rPr>
          <w:rFonts w:ascii="Times New Roman" w:hAnsi="Times New Roman" w:cs="Times New Roman"/>
        </w:rPr>
        <w:t>Ws</w:t>
      </w:r>
      <w:proofErr w:type="spellEnd"/>
      <w:r>
        <w:rPr>
          <w:rFonts w:ascii="Times New Roman" w:hAnsi="Times New Roman" w:cs="Times New Roman"/>
        </w:rPr>
        <w:t>”: Who, Where, What, When and Why.</w:t>
      </w:r>
    </w:p>
    <w:p w14:paraId="5C61A258"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At this stage it is useful to clarify each of the 5 W and the project beneficiaries, plus means of delivery and potential partners. </w:t>
      </w:r>
    </w:p>
    <w:p w14:paraId="289E0275"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Opportunities are identified and assessed. </w:t>
      </w:r>
    </w:p>
    <w:p w14:paraId="50D0F8FA"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An initial Project Introduction may to be prepared at this stage. </w:t>
      </w:r>
    </w:p>
    <w:p w14:paraId="7BEC6AAE" w14:textId="77777777" w:rsidR="0013556B" w:rsidRDefault="0013556B" w:rsidP="0013556B">
      <w:pPr>
        <w:spacing w:after="0"/>
        <w:ind w:left="360"/>
        <w:rPr>
          <w:rFonts w:ascii="Times New Roman" w:hAnsi="Times New Roman" w:cs="Times New Roman"/>
        </w:rPr>
      </w:pPr>
    </w:p>
    <w:p w14:paraId="37C58993" w14:textId="77777777" w:rsidR="0013556B" w:rsidRDefault="0013556B" w:rsidP="0013556B">
      <w:pPr>
        <w:pStyle w:val="ListParagraph"/>
        <w:numPr>
          <w:ilvl w:val="0"/>
          <w:numId w:val="33"/>
        </w:numPr>
        <w:spacing w:after="0"/>
        <w:rPr>
          <w:rFonts w:ascii="Times New Roman" w:hAnsi="Times New Roman" w:cs="Times New Roman"/>
        </w:rPr>
      </w:pPr>
      <w:r w:rsidRPr="00A5280C">
        <w:rPr>
          <w:rFonts w:ascii="Times New Roman" w:hAnsi="Times New Roman" w:cs="Times New Roman"/>
        </w:rPr>
        <w:t>Partner Due Diligence</w:t>
      </w:r>
      <w:r>
        <w:rPr>
          <w:rFonts w:ascii="Times New Roman" w:hAnsi="Times New Roman" w:cs="Times New Roman"/>
        </w:rPr>
        <w:t xml:space="preserve"> and Approval</w:t>
      </w:r>
    </w:p>
    <w:p w14:paraId="303BA9B0" w14:textId="77777777" w:rsidR="0013556B" w:rsidRDefault="0013556B" w:rsidP="0013556B">
      <w:pPr>
        <w:spacing w:after="0"/>
        <w:ind w:left="360"/>
        <w:rPr>
          <w:rFonts w:ascii="Times New Roman" w:hAnsi="Times New Roman" w:cs="Times New Roman"/>
        </w:rPr>
      </w:pPr>
    </w:p>
    <w:p w14:paraId="7BE9A43E" w14:textId="77777777" w:rsidR="0013556B" w:rsidRDefault="0013556B" w:rsidP="0013556B">
      <w:pPr>
        <w:spacing w:after="0"/>
        <w:ind w:left="360"/>
        <w:rPr>
          <w:rFonts w:ascii="Times New Roman" w:hAnsi="Times New Roman" w:cs="Times New Roman"/>
        </w:rPr>
      </w:pPr>
      <w:r>
        <w:rPr>
          <w:rFonts w:ascii="Times New Roman" w:hAnsi="Times New Roman" w:cs="Times New Roman"/>
        </w:rPr>
        <w:t>This is a crucial step in the project and EWB-HK has developed tools to ensure we only cooperate with professional partners in a systematic way.</w:t>
      </w:r>
    </w:p>
    <w:p w14:paraId="4D4EE086" w14:textId="59F480A2" w:rsidR="0013556B" w:rsidRDefault="0013556B" w:rsidP="0013556B">
      <w:pPr>
        <w:spacing w:after="0"/>
        <w:ind w:left="360"/>
        <w:rPr>
          <w:rFonts w:ascii="Times New Roman" w:hAnsi="Times New Roman" w:cs="Times New Roman"/>
        </w:rPr>
      </w:pPr>
      <w:r>
        <w:rPr>
          <w:rFonts w:ascii="Times New Roman" w:hAnsi="Times New Roman" w:cs="Times New Roman"/>
        </w:rPr>
        <w:t xml:space="preserve">As soon as a partner is identified, the Team Leader is requested to fill in a Partner Evaluation Questionnaire (appendix 13.2.1). </w:t>
      </w:r>
      <w:r w:rsidR="00486A30">
        <w:rPr>
          <w:rFonts w:ascii="Times New Roman" w:hAnsi="Times New Roman" w:cs="Times New Roman"/>
        </w:rPr>
        <w:t>For HKPC, use Appendix 13.2.1b 500-HKPC Project Partnering Information Form</w:t>
      </w:r>
    </w:p>
    <w:p w14:paraId="66085436"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The candidate partner will then need to be provided EWB-HK standard Partner Handbook (appendix 13.2.2) and they will need to sign its acceptance, as agreement of the common operating principles during the project. </w:t>
      </w:r>
    </w:p>
    <w:p w14:paraId="68938C28" w14:textId="11E0B430" w:rsidR="0013556B" w:rsidRDefault="0013556B" w:rsidP="0013556B">
      <w:pPr>
        <w:spacing w:after="0"/>
        <w:ind w:left="360"/>
        <w:rPr>
          <w:rFonts w:ascii="Times New Roman" w:hAnsi="Times New Roman" w:cs="Times New Roman"/>
        </w:rPr>
      </w:pPr>
      <w:r>
        <w:rPr>
          <w:rFonts w:ascii="Times New Roman" w:hAnsi="Times New Roman" w:cs="Times New Roman"/>
        </w:rPr>
        <w:t xml:space="preserve">Both documents will therefore need to be presented to the Committee Chairman for </w:t>
      </w:r>
      <w:proofErr w:type="spellStart"/>
      <w:r>
        <w:rPr>
          <w:rFonts w:ascii="Times New Roman" w:hAnsi="Times New Roman" w:cs="Times New Roman"/>
        </w:rPr>
        <w:t>Patrner</w:t>
      </w:r>
      <w:proofErr w:type="spellEnd"/>
      <w:r>
        <w:rPr>
          <w:rFonts w:ascii="Times New Roman" w:hAnsi="Times New Roman" w:cs="Times New Roman"/>
        </w:rPr>
        <w:t xml:space="preserve"> Approval. A Partner Approval does not ensure automatic Project Approval: only the possibility of cooperation with the candidate partner submitted for evaluation. </w:t>
      </w:r>
    </w:p>
    <w:p w14:paraId="746D4D7B" w14:textId="3C2D3C39" w:rsidR="0000656F" w:rsidRDefault="0000656F" w:rsidP="0013556B">
      <w:pPr>
        <w:spacing w:after="0"/>
        <w:ind w:left="360"/>
        <w:rPr>
          <w:rFonts w:ascii="Times New Roman" w:hAnsi="Times New Roman" w:cs="Times New Roman"/>
        </w:rPr>
      </w:pPr>
      <w:r>
        <w:rPr>
          <w:rFonts w:ascii="Times New Roman" w:hAnsi="Times New Roman" w:cs="Times New Roman"/>
        </w:rPr>
        <w:t>For HKPC, please reference sample agreement in Appendix 13.2.2b HKPC Cooperation Agreement Sample</w:t>
      </w:r>
    </w:p>
    <w:p w14:paraId="7F74D3FD" w14:textId="77777777" w:rsidR="0013556B" w:rsidRDefault="0013556B" w:rsidP="0013556B">
      <w:pPr>
        <w:spacing w:after="0"/>
        <w:ind w:left="360"/>
        <w:rPr>
          <w:rFonts w:ascii="Times New Roman" w:hAnsi="Times New Roman" w:cs="Times New Roman"/>
        </w:rPr>
      </w:pPr>
    </w:p>
    <w:p w14:paraId="3FF57B9C" w14:textId="77777777" w:rsidR="0013556B" w:rsidRDefault="0013556B" w:rsidP="0013556B">
      <w:pPr>
        <w:spacing w:after="0"/>
        <w:rPr>
          <w:rFonts w:ascii="Times New Roman" w:hAnsi="Times New Roman" w:cs="Times New Roman"/>
        </w:rPr>
      </w:pPr>
      <w:r w:rsidRPr="0036203C">
        <w:rPr>
          <w:rFonts w:ascii="Times New Roman" w:hAnsi="Times New Roman" w:cs="Times New Roman"/>
          <w:u w:val="single"/>
        </w:rPr>
        <w:t>PLAN</w:t>
      </w:r>
      <w:r>
        <w:rPr>
          <w:rFonts w:ascii="Times New Roman" w:hAnsi="Times New Roman" w:cs="Times New Roman"/>
        </w:rPr>
        <w:t>: Produce a Program Brief (Scope and Deliverables) through collaboration and site investigation</w:t>
      </w:r>
    </w:p>
    <w:p w14:paraId="4793DC53" w14:textId="77777777" w:rsidR="0013556B" w:rsidRPr="00A5280C" w:rsidRDefault="0013556B" w:rsidP="0013556B">
      <w:pPr>
        <w:spacing w:after="0"/>
        <w:rPr>
          <w:rFonts w:ascii="Times New Roman" w:hAnsi="Times New Roman" w:cs="Times New Roman"/>
        </w:rPr>
      </w:pPr>
    </w:p>
    <w:p w14:paraId="0E782F07" w14:textId="77777777" w:rsidR="0013556B"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Site Investigation and Survey</w:t>
      </w:r>
    </w:p>
    <w:p w14:paraId="33B0CEF9" w14:textId="77777777" w:rsidR="0013556B" w:rsidRDefault="0013556B" w:rsidP="0013556B">
      <w:pPr>
        <w:spacing w:after="0"/>
        <w:ind w:left="360"/>
        <w:rPr>
          <w:rFonts w:ascii="Times New Roman" w:hAnsi="Times New Roman" w:cs="Times New Roman"/>
        </w:rPr>
      </w:pPr>
    </w:p>
    <w:p w14:paraId="2100FF79" w14:textId="77777777" w:rsidR="0013556B" w:rsidRPr="0036203C" w:rsidRDefault="0013556B" w:rsidP="0013556B">
      <w:pPr>
        <w:spacing w:after="0"/>
        <w:ind w:left="357"/>
        <w:rPr>
          <w:rFonts w:ascii="Times New Roman" w:hAnsi="Times New Roman" w:cs="Times New Roman"/>
        </w:rPr>
      </w:pPr>
      <w:r w:rsidRPr="0036203C">
        <w:rPr>
          <w:rFonts w:ascii="Times New Roman" w:hAnsi="Times New Roman" w:cs="Times New Roman"/>
        </w:rPr>
        <w:t>The subject site is first investigated remotely, via desktop study.</w:t>
      </w:r>
    </w:p>
    <w:p w14:paraId="3E5596B4" w14:textId="77777777" w:rsidR="0013556B" w:rsidRPr="0036203C" w:rsidRDefault="0013556B" w:rsidP="0013556B">
      <w:pPr>
        <w:spacing w:after="0"/>
        <w:ind w:left="357"/>
        <w:rPr>
          <w:rFonts w:ascii="Times New Roman" w:hAnsi="Times New Roman" w:cs="Times New Roman"/>
          <w:lang w:val="en-US"/>
        </w:rPr>
      </w:pPr>
      <w:r w:rsidRPr="0036203C">
        <w:rPr>
          <w:rFonts w:ascii="Times New Roman" w:hAnsi="Times New Roman" w:cs="Times New Roman"/>
        </w:rPr>
        <w:t xml:space="preserve">The communities of the site surroundings, the current social, economic, </w:t>
      </w:r>
      <w:r w:rsidRPr="0036203C">
        <w:rPr>
          <w:rFonts w:ascii="Times New Roman" w:hAnsi="Times New Roman" w:cs="Times New Roman"/>
          <w:lang w:val="en-US"/>
        </w:rPr>
        <w:t>environmental and political situations of the region must be assessed, together with the existing social / community services for the subject site and the communities of the site surroundings.</w:t>
      </w:r>
    </w:p>
    <w:p w14:paraId="748357BF" w14:textId="77777777" w:rsidR="0013556B" w:rsidRDefault="0013556B" w:rsidP="0013556B">
      <w:pPr>
        <w:spacing w:after="0"/>
        <w:ind w:left="357"/>
        <w:rPr>
          <w:rFonts w:ascii="Times New Roman" w:hAnsi="Times New Roman" w:cs="Times New Roman"/>
          <w:lang w:val="en-US"/>
        </w:rPr>
      </w:pPr>
      <w:r w:rsidRPr="0036203C">
        <w:rPr>
          <w:rFonts w:ascii="Times New Roman" w:hAnsi="Times New Roman" w:cs="Times New Roman"/>
          <w:lang w:val="en-US"/>
        </w:rPr>
        <w:t>A</w:t>
      </w:r>
      <w:r>
        <w:rPr>
          <w:rFonts w:ascii="Times New Roman" w:hAnsi="Times New Roman" w:cs="Times New Roman"/>
          <w:lang w:val="en-US"/>
        </w:rPr>
        <w:t xml:space="preserve">n on-site investigation trip may be arranged at this point, if deemed necessary. </w:t>
      </w:r>
    </w:p>
    <w:p w14:paraId="6DCA2ADA" w14:textId="77777777" w:rsidR="0013556B" w:rsidRDefault="0013556B" w:rsidP="0013556B">
      <w:pPr>
        <w:spacing w:after="0"/>
        <w:ind w:left="357"/>
        <w:rPr>
          <w:rFonts w:ascii="Times New Roman" w:hAnsi="Times New Roman" w:cs="Times New Roman"/>
          <w:lang w:val="en-US"/>
        </w:rPr>
      </w:pPr>
      <w:r>
        <w:rPr>
          <w:rFonts w:ascii="Times New Roman" w:hAnsi="Times New Roman" w:cs="Times New Roman"/>
          <w:lang w:val="en-US"/>
        </w:rPr>
        <w:t xml:space="preserve">This has to be approved first by the Committee Chairman. </w:t>
      </w:r>
    </w:p>
    <w:p w14:paraId="7FDADFC2" w14:textId="77777777" w:rsidR="0013556B" w:rsidRDefault="0013556B" w:rsidP="0013556B">
      <w:pPr>
        <w:spacing w:after="0"/>
        <w:ind w:left="357"/>
        <w:rPr>
          <w:rFonts w:ascii="Times New Roman" w:hAnsi="Times New Roman" w:cs="Times New Roman"/>
          <w:lang w:val="en-US"/>
        </w:rPr>
      </w:pPr>
      <w:r>
        <w:rPr>
          <w:rFonts w:ascii="Times New Roman" w:hAnsi="Times New Roman" w:cs="Times New Roman"/>
          <w:lang w:val="en-US"/>
        </w:rPr>
        <w:t xml:space="preserve">During the on-site survey trip, site location will be assessed and site communities will be </w:t>
      </w:r>
      <w:r w:rsidRPr="0036203C">
        <w:rPr>
          <w:rFonts w:ascii="Times New Roman" w:hAnsi="Times New Roman" w:cs="Times New Roman"/>
          <w:lang w:val="en-US"/>
        </w:rPr>
        <w:t xml:space="preserve">interviewed, together with communities’ leaders. A detailed account of </w:t>
      </w:r>
      <w:proofErr w:type="spellStart"/>
      <w:r w:rsidRPr="0036203C">
        <w:rPr>
          <w:rFonts w:ascii="Times New Roman" w:hAnsi="Times New Roman" w:cs="Times New Roman"/>
          <w:lang w:val="en-US"/>
        </w:rPr>
        <w:t>of</w:t>
      </w:r>
      <w:proofErr w:type="spellEnd"/>
      <w:r w:rsidRPr="0036203C">
        <w:rPr>
          <w:rFonts w:ascii="Times New Roman" w:hAnsi="Times New Roman" w:cs="Times New Roman"/>
          <w:lang w:val="en-US"/>
        </w:rPr>
        <w:t xml:space="preserve"> the surrounding natural environment, infrastructure, social and livelihood provisions</w:t>
      </w:r>
      <w:r>
        <w:rPr>
          <w:rFonts w:ascii="Times New Roman" w:hAnsi="Times New Roman" w:cs="Times New Roman"/>
          <w:lang w:val="en-US"/>
        </w:rPr>
        <w:t xml:space="preserve"> will be drafted. </w:t>
      </w:r>
    </w:p>
    <w:p w14:paraId="0AC70B58" w14:textId="77777777" w:rsidR="0013556B" w:rsidRDefault="0013556B" w:rsidP="0013556B">
      <w:pPr>
        <w:spacing w:after="0"/>
        <w:ind w:left="357"/>
        <w:rPr>
          <w:rFonts w:ascii="Times New Roman" w:hAnsi="Times New Roman" w:cs="Times New Roman"/>
          <w:lang w:val="en-US"/>
        </w:rPr>
      </w:pPr>
      <w:r>
        <w:rPr>
          <w:rFonts w:ascii="Times New Roman" w:hAnsi="Times New Roman" w:cs="Times New Roman"/>
          <w:lang w:val="en-US"/>
        </w:rPr>
        <w:t xml:space="preserve">It is recommended to use a GIS-enabled survey App during on-site investigation. </w:t>
      </w:r>
    </w:p>
    <w:p w14:paraId="110AD7CF" w14:textId="77777777" w:rsidR="0013556B" w:rsidRDefault="0013556B" w:rsidP="0013556B">
      <w:pPr>
        <w:spacing w:after="0"/>
        <w:ind w:left="357"/>
        <w:rPr>
          <w:rFonts w:ascii="Times New Roman" w:hAnsi="Times New Roman" w:cs="Times New Roman"/>
          <w:lang w:val="en-US"/>
        </w:rPr>
      </w:pPr>
      <w:r>
        <w:rPr>
          <w:rFonts w:ascii="Times New Roman" w:hAnsi="Times New Roman" w:cs="Times New Roman"/>
          <w:lang w:val="en-US"/>
        </w:rPr>
        <w:t>Deliverables from this on-site investigation trip should be all useful data necessary to create a detailed project brief, including maps, data, photos, videos and reference documents.</w:t>
      </w:r>
    </w:p>
    <w:p w14:paraId="6805D373" w14:textId="18C96825" w:rsidR="0013556B" w:rsidRDefault="00F158FA" w:rsidP="0013556B">
      <w:pPr>
        <w:spacing w:after="0"/>
        <w:ind w:left="357"/>
        <w:rPr>
          <w:rFonts w:ascii="Times New Roman" w:hAnsi="Times New Roman" w:cs="Times New Roman"/>
          <w:lang w:val="en-US"/>
        </w:rPr>
      </w:pPr>
      <w:r>
        <w:rPr>
          <w:rFonts w:ascii="Times New Roman" w:hAnsi="Times New Roman" w:cs="Times New Roman"/>
          <w:lang w:val="en-US"/>
        </w:rPr>
        <w:t>For HKPC, if feasible reference survey in Appendix 13.2.3b HKPC-Household Safety and Env Survey Form R1</w:t>
      </w:r>
    </w:p>
    <w:p w14:paraId="01AD0A71" w14:textId="77777777" w:rsidR="00F158FA" w:rsidRDefault="00F158FA" w:rsidP="0013556B">
      <w:pPr>
        <w:spacing w:after="0"/>
        <w:ind w:left="357"/>
        <w:rPr>
          <w:rFonts w:ascii="Times New Roman" w:hAnsi="Times New Roman" w:cs="Times New Roman"/>
          <w:lang w:val="en-US"/>
        </w:rPr>
      </w:pPr>
    </w:p>
    <w:p w14:paraId="428DC5E8" w14:textId="77777777" w:rsidR="0013556B" w:rsidRDefault="0013556B" w:rsidP="0013556B">
      <w:pPr>
        <w:pStyle w:val="ListParagraph"/>
        <w:numPr>
          <w:ilvl w:val="0"/>
          <w:numId w:val="33"/>
        </w:numPr>
        <w:spacing w:after="0"/>
        <w:rPr>
          <w:rFonts w:ascii="Times New Roman" w:hAnsi="Times New Roman" w:cs="Times New Roman"/>
          <w:lang w:val="en-US"/>
        </w:rPr>
      </w:pPr>
      <w:r w:rsidRPr="00D25E73">
        <w:rPr>
          <w:rFonts w:ascii="Times New Roman" w:hAnsi="Times New Roman" w:cs="Times New Roman"/>
          <w:lang w:val="en-US"/>
        </w:rPr>
        <w:t>Project Brief</w:t>
      </w:r>
    </w:p>
    <w:p w14:paraId="53EE3B08" w14:textId="77777777" w:rsidR="0013556B" w:rsidRDefault="0013556B" w:rsidP="0013556B">
      <w:pPr>
        <w:spacing w:after="0"/>
        <w:ind w:left="360"/>
        <w:rPr>
          <w:rFonts w:ascii="Times New Roman" w:hAnsi="Times New Roman" w:cs="Times New Roman"/>
          <w:lang w:val="en-US"/>
        </w:rPr>
      </w:pPr>
    </w:p>
    <w:p w14:paraId="755B955E"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The first step towards the creation of a detailed Project Brief is to do a Feasibility Study.</w:t>
      </w:r>
    </w:p>
    <w:p w14:paraId="557E33D4" w14:textId="77777777" w:rsidR="0013556B" w:rsidRPr="00241680" w:rsidRDefault="0013556B" w:rsidP="0013556B">
      <w:pPr>
        <w:spacing w:after="0"/>
        <w:ind w:left="360"/>
        <w:rPr>
          <w:rFonts w:ascii="Times New Roman" w:hAnsi="Times New Roman" w:cs="Times New Roman"/>
          <w:lang w:val="en-US"/>
        </w:rPr>
      </w:pPr>
      <w:r>
        <w:rPr>
          <w:rFonts w:ascii="Times New Roman" w:hAnsi="Times New Roman" w:cs="Times New Roman"/>
          <w:lang w:val="en-US"/>
        </w:rPr>
        <w:t>Teams are encouraged to c</w:t>
      </w:r>
      <w:r w:rsidRPr="00241680">
        <w:rPr>
          <w:rFonts w:ascii="Times New Roman" w:hAnsi="Times New Roman" w:cs="Times New Roman"/>
          <w:lang w:val="en-US"/>
        </w:rPr>
        <w:t>arry out problem-tree analysis, sho</w:t>
      </w:r>
      <w:r>
        <w:rPr>
          <w:rFonts w:ascii="Times New Roman" w:hAnsi="Times New Roman" w:cs="Times New Roman"/>
          <w:lang w:val="en-US"/>
        </w:rPr>
        <w:t xml:space="preserve">rtlist the problems identified, </w:t>
      </w:r>
      <w:r w:rsidRPr="00241680">
        <w:rPr>
          <w:rFonts w:ascii="Times New Roman" w:hAnsi="Times New Roman" w:cs="Times New Roman"/>
          <w:lang w:val="en-US"/>
        </w:rPr>
        <w:t>determine their root causes and problem categorization</w:t>
      </w:r>
      <w:r>
        <w:rPr>
          <w:rFonts w:ascii="Times New Roman" w:hAnsi="Times New Roman" w:cs="Times New Roman"/>
          <w:lang w:val="en-US"/>
        </w:rPr>
        <w:t>. This will allow them to i</w:t>
      </w:r>
      <w:r w:rsidRPr="00241680">
        <w:rPr>
          <w:rFonts w:ascii="Times New Roman" w:hAnsi="Times New Roman" w:cs="Times New Roman"/>
          <w:lang w:val="en-US"/>
        </w:rPr>
        <w:t>dentify potential scope of works and prioritize</w:t>
      </w:r>
      <w:r>
        <w:rPr>
          <w:rFonts w:ascii="Times New Roman" w:hAnsi="Times New Roman" w:cs="Times New Roman"/>
          <w:lang w:val="en-US"/>
        </w:rPr>
        <w:t xml:space="preserve"> feasible goals</w:t>
      </w:r>
      <w:r>
        <w:rPr>
          <w:rFonts w:ascii="Times New Roman" w:hAnsi="Times New Roman" w:cs="Times New Roman"/>
          <w:lang w:val="en-HK"/>
        </w:rPr>
        <w:t>, while also</w:t>
      </w:r>
      <w:r w:rsidRPr="00241680">
        <w:rPr>
          <w:rFonts w:ascii="Times New Roman" w:hAnsi="Times New Roman" w:cs="Times New Roman"/>
          <w:lang w:val="en-HK"/>
        </w:rPr>
        <w:t xml:space="preserve"> </w:t>
      </w:r>
      <w:r>
        <w:rPr>
          <w:rFonts w:ascii="Times New Roman" w:hAnsi="Times New Roman" w:cs="Times New Roman"/>
          <w:lang w:val="en-US"/>
        </w:rPr>
        <w:t>pointing out</w:t>
      </w:r>
      <w:r w:rsidRPr="00241680">
        <w:rPr>
          <w:rFonts w:ascii="Times New Roman" w:hAnsi="Times New Roman" w:cs="Times New Roman"/>
          <w:lang w:val="en-US"/>
        </w:rPr>
        <w:t xml:space="preserve"> any potential risks</w:t>
      </w:r>
      <w:r>
        <w:rPr>
          <w:rFonts w:ascii="Times New Roman" w:hAnsi="Times New Roman" w:cs="Times New Roman"/>
          <w:lang w:val="en-US"/>
        </w:rPr>
        <w:t>.</w:t>
      </w:r>
    </w:p>
    <w:p w14:paraId="65972F72" w14:textId="77777777" w:rsidR="0013556B" w:rsidRDefault="0013556B" w:rsidP="0013556B">
      <w:pPr>
        <w:spacing w:after="0"/>
        <w:ind w:left="360"/>
        <w:rPr>
          <w:rFonts w:ascii="Times New Roman" w:hAnsi="Times New Roman" w:cs="Times New Roman"/>
          <w:b/>
          <w:bCs/>
          <w:lang w:val="en-US"/>
        </w:rPr>
      </w:pPr>
    </w:p>
    <w:p w14:paraId="740403AD" w14:textId="77777777" w:rsidR="0013556B" w:rsidRDefault="0013556B" w:rsidP="0013556B">
      <w:pPr>
        <w:spacing w:after="0"/>
        <w:ind w:left="360"/>
        <w:rPr>
          <w:rFonts w:ascii="Times New Roman" w:hAnsi="Times New Roman" w:cs="Times New Roman"/>
          <w:bCs/>
          <w:lang w:val="en-US"/>
        </w:rPr>
      </w:pPr>
      <w:r>
        <w:rPr>
          <w:rFonts w:ascii="Times New Roman" w:hAnsi="Times New Roman" w:cs="Times New Roman"/>
          <w:bCs/>
          <w:lang w:val="en-US"/>
        </w:rPr>
        <w:t xml:space="preserve">If the Feasibility Study is positive, the team can proceed to create a formal Project Brief. </w:t>
      </w:r>
    </w:p>
    <w:p w14:paraId="590DE6D4"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bCs/>
          <w:lang w:val="en-US"/>
        </w:rPr>
        <w:t>This will be useful to e</w:t>
      </w:r>
      <w:r w:rsidRPr="00241680">
        <w:rPr>
          <w:rFonts w:ascii="Times New Roman" w:hAnsi="Times New Roman" w:cs="Times New Roman"/>
          <w:lang w:val="en-US"/>
        </w:rPr>
        <w:t>stablish the project goals</w:t>
      </w:r>
      <w:r>
        <w:rPr>
          <w:rFonts w:ascii="Times New Roman" w:hAnsi="Times New Roman" w:cs="Times New Roman"/>
          <w:lang w:val="en-US"/>
        </w:rPr>
        <w:t>, objectives and deliverables, the p</w:t>
      </w:r>
      <w:r w:rsidRPr="00241680">
        <w:rPr>
          <w:rFonts w:ascii="Times New Roman" w:hAnsi="Times New Roman" w:cs="Times New Roman"/>
          <w:lang w:val="en-US"/>
        </w:rPr>
        <w:t xml:space="preserve">otential impact to the beneficiaries and </w:t>
      </w:r>
      <w:r>
        <w:rPr>
          <w:rFonts w:ascii="Times New Roman" w:hAnsi="Times New Roman" w:cs="Times New Roman"/>
          <w:lang w:val="en-US"/>
        </w:rPr>
        <w:t xml:space="preserve">the work </w:t>
      </w:r>
      <w:r w:rsidRPr="00241680">
        <w:rPr>
          <w:rFonts w:ascii="Times New Roman" w:hAnsi="Times New Roman" w:cs="Times New Roman"/>
          <w:lang w:val="en-US"/>
        </w:rPr>
        <w:t>relation to the UN SDGs</w:t>
      </w:r>
      <w:r>
        <w:rPr>
          <w:rFonts w:ascii="Times New Roman" w:hAnsi="Times New Roman" w:cs="Times New Roman"/>
          <w:lang w:val="en-US"/>
        </w:rPr>
        <w:t xml:space="preserve">. </w:t>
      </w:r>
    </w:p>
    <w:p w14:paraId="055D2AE9" w14:textId="77777777" w:rsidR="0013556B" w:rsidRPr="00990678" w:rsidRDefault="0013556B" w:rsidP="0013556B">
      <w:pPr>
        <w:spacing w:after="0"/>
        <w:ind w:left="360"/>
        <w:rPr>
          <w:rFonts w:ascii="Times New Roman" w:hAnsi="Times New Roman" w:cs="Times New Roman"/>
          <w:bCs/>
          <w:lang w:val="en-US"/>
        </w:rPr>
      </w:pPr>
      <w:r>
        <w:rPr>
          <w:rFonts w:ascii="Times New Roman" w:hAnsi="Times New Roman" w:cs="Times New Roman"/>
          <w:lang w:val="en-US"/>
        </w:rPr>
        <w:t>At this point it is useful to clarify the p</w:t>
      </w:r>
      <w:r w:rsidRPr="00241680">
        <w:rPr>
          <w:rFonts w:ascii="Times New Roman" w:hAnsi="Times New Roman" w:cs="Times New Roman"/>
          <w:lang w:val="en-US"/>
        </w:rPr>
        <w:t>reliminary timelines of the potential works</w:t>
      </w:r>
      <w:r>
        <w:rPr>
          <w:rFonts w:ascii="Times New Roman" w:hAnsi="Times New Roman" w:cs="Times New Roman"/>
          <w:lang w:val="en-US"/>
        </w:rPr>
        <w:t xml:space="preserve"> and to start working on the </w:t>
      </w:r>
      <w:r>
        <w:rPr>
          <w:rFonts w:ascii="Times New Roman" w:hAnsi="Times New Roman" w:cs="Times New Roman"/>
          <w:bCs/>
          <w:lang w:val="en-US"/>
        </w:rPr>
        <w:t>d</w:t>
      </w:r>
      <w:r w:rsidRPr="00241680">
        <w:rPr>
          <w:rFonts w:ascii="Times New Roman" w:hAnsi="Times New Roman" w:cs="Times New Roman"/>
          <w:lang w:val="en-US"/>
        </w:rPr>
        <w:t>esign inception of the potential works</w:t>
      </w:r>
      <w:r>
        <w:rPr>
          <w:rFonts w:ascii="Times New Roman" w:hAnsi="Times New Roman" w:cs="Times New Roman"/>
          <w:lang w:val="en-US"/>
        </w:rPr>
        <w:t>, together with a r</w:t>
      </w:r>
      <w:r w:rsidRPr="00241680">
        <w:rPr>
          <w:rFonts w:ascii="Times New Roman" w:hAnsi="Times New Roman" w:cs="Times New Roman"/>
          <w:lang w:val="en-US"/>
        </w:rPr>
        <w:t>ough budget of the potential works</w:t>
      </w:r>
      <w:r>
        <w:rPr>
          <w:rFonts w:ascii="Times New Roman" w:hAnsi="Times New Roman" w:cs="Times New Roman"/>
          <w:lang w:val="en-US"/>
        </w:rPr>
        <w:t xml:space="preserve">. </w:t>
      </w:r>
    </w:p>
    <w:p w14:paraId="6243E297" w14:textId="77777777" w:rsidR="0013556B" w:rsidRPr="00241680" w:rsidRDefault="0013556B" w:rsidP="0013556B">
      <w:pPr>
        <w:spacing w:after="0"/>
        <w:ind w:left="360"/>
        <w:rPr>
          <w:rFonts w:ascii="Times New Roman" w:hAnsi="Times New Roman" w:cs="Times New Roman"/>
          <w:lang w:val="en-HK"/>
        </w:rPr>
      </w:pPr>
      <w:r>
        <w:rPr>
          <w:rFonts w:ascii="Times New Roman" w:hAnsi="Times New Roman" w:cs="Times New Roman"/>
          <w:lang w:val="en-US"/>
        </w:rPr>
        <w:t>A</w:t>
      </w:r>
      <w:r w:rsidRPr="00241680">
        <w:rPr>
          <w:rFonts w:ascii="Times New Roman" w:hAnsi="Times New Roman" w:cs="Times New Roman"/>
          <w:lang w:val="en-US"/>
        </w:rPr>
        <w:t xml:space="preserve"> project team </w:t>
      </w:r>
      <w:r>
        <w:rPr>
          <w:rFonts w:ascii="Times New Roman" w:hAnsi="Times New Roman" w:cs="Times New Roman"/>
          <w:lang w:val="en-US"/>
        </w:rPr>
        <w:t>can be proposed at this stage together with</w:t>
      </w:r>
      <w:r w:rsidRPr="00241680">
        <w:rPr>
          <w:rFonts w:ascii="Times New Roman" w:hAnsi="Times New Roman" w:cs="Times New Roman"/>
          <w:lang w:val="en-US"/>
        </w:rPr>
        <w:t xml:space="preserve"> </w:t>
      </w:r>
      <w:r>
        <w:rPr>
          <w:rFonts w:ascii="Times New Roman" w:hAnsi="Times New Roman" w:cs="Times New Roman"/>
          <w:lang w:val="en-US"/>
        </w:rPr>
        <w:t xml:space="preserve">a candidate </w:t>
      </w:r>
      <w:r w:rsidRPr="00241680">
        <w:rPr>
          <w:rFonts w:ascii="Times New Roman" w:hAnsi="Times New Roman" w:cs="Times New Roman"/>
          <w:lang w:val="en-US"/>
        </w:rPr>
        <w:t>review engineer</w:t>
      </w:r>
      <w:r>
        <w:rPr>
          <w:rFonts w:ascii="Times New Roman" w:hAnsi="Times New Roman" w:cs="Times New Roman"/>
          <w:lang w:val="en-US"/>
        </w:rPr>
        <w:t xml:space="preserve">. </w:t>
      </w:r>
    </w:p>
    <w:p w14:paraId="6158B2AA" w14:textId="77777777" w:rsidR="0013556B" w:rsidRDefault="0013556B" w:rsidP="0013556B">
      <w:pPr>
        <w:spacing w:after="0"/>
        <w:ind w:left="360"/>
        <w:rPr>
          <w:rFonts w:ascii="Times New Roman" w:hAnsi="Times New Roman" w:cs="Times New Roman"/>
          <w:b/>
          <w:bCs/>
          <w:lang w:val="en-US"/>
        </w:rPr>
      </w:pPr>
    </w:p>
    <w:p w14:paraId="22CB0E9C" w14:textId="77777777" w:rsidR="0013556B" w:rsidRPr="00990678" w:rsidRDefault="0013556B" w:rsidP="0013556B">
      <w:pPr>
        <w:spacing w:after="0"/>
        <w:ind w:left="360"/>
        <w:rPr>
          <w:rFonts w:ascii="Times New Roman" w:hAnsi="Times New Roman" w:cs="Times New Roman"/>
          <w:bCs/>
          <w:lang w:val="en-US"/>
        </w:rPr>
      </w:pPr>
      <w:r>
        <w:rPr>
          <w:rFonts w:ascii="Times New Roman" w:hAnsi="Times New Roman" w:cs="Times New Roman"/>
          <w:bCs/>
          <w:lang w:val="en-US"/>
        </w:rPr>
        <w:t>To assist in the creation of this Project Brief, it will be helpful to consult the Project Brief Checklist (appendix 13.2.3)</w:t>
      </w:r>
    </w:p>
    <w:p w14:paraId="62FC2AE5" w14:textId="77777777" w:rsidR="0013556B" w:rsidRPr="00D25E73" w:rsidRDefault="0013556B" w:rsidP="0013556B">
      <w:pPr>
        <w:spacing w:after="0"/>
        <w:ind w:left="360"/>
        <w:rPr>
          <w:rFonts w:ascii="Times New Roman" w:hAnsi="Times New Roman" w:cs="Times New Roman"/>
          <w:lang w:val="en-US"/>
        </w:rPr>
      </w:pPr>
    </w:p>
    <w:p w14:paraId="7F06842E" w14:textId="77777777" w:rsidR="0013556B" w:rsidRPr="00BF168F" w:rsidRDefault="0013556B" w:rsidP="0013556B">
      <w:pPr>
        <w:pStyle w:val="ListParagraph"/>
        <w:numPr>
          <w:ilvl w:val="0"/>
          <w:numId w:val="33"/>
        </w:numPr>
        <w:spacing w:after="0"/>
        <w:rPr>
          <w:rFonts w:ascii="Times New Roman" w:hAnsi="Times New Roman" w:cs="Times New Roman"/>
          <w:lang w:val="en-HK"/>
        </w:rPr>
      </w:pPr>
      <w:r w:rsidRPr="00BF168F">
        <w:rPr>
          <w:rFonts w:ascii="Times New Roman" w:hAnsi="Times New Roman" w:cs="Times New Roman"/>
          <w:lang w:val="en-HK"/>
        </w:rPr>
        <w:t>Project Approval and MOU</w:t>
      </w:r>
    </w:p>
    <w:p w14:paraId="3809D59E" w14:textId="77777777" w:rsidR="0013556B" w:rsidRDefault="0013556B" w:rsidP="0013556B">
      <w:pPr>
        <w:spacing w:after="0"/>
        <w:ind w:left="357"/>
        <w:rPr>
          <w:rFonts w:ascii="Times New Roman" w:hAnsi="Times New Roman" w:cs="Times New Roman"/>
          <w:lang w:val="en-HK"/>
        </w:rPr>
      </w:pPr>
    </w:p>
    <w:p w14:paraId="6C54E071" w14:textId="77777777" w:rsidR="0013556B" w:rsidRDefault="0013556B" w:rsidP="0013556B">
      <w:pPr>
        <w:spacing w:after="0"/>
        <w:ind w:left="357"/>
        <w:rPr>
          <w:rFonts w:ascii="Times New Roman" w:hAnsi="Times New Roman" w:cs="Times New Roman"/>
          <w:lang w:val="en-HK"/>
        </w:rPr>
      </w:pPr>
      <w:r>
        <w:rPr>
          <w:rFonts w:ascii="Times New Roman" w:hAnsi="Times New Roman" w:cs="Times New Roman"/>
          <w:lang w:val="en-HK"/>
        </w:rPr>
        <w:t xml:space="preserve">Once the Project Brief is completed, a formal Project Approval Form (appendix 13.2.4) needs to be filled in by the team and submitted to the Committee Chair together with all of the other documents (Project Brief and Partner Handbook signed). </w:t>
      </w:r>
    </w:p>
    <w:p w14:paraId="0F334B49" w14:textId="77777777" w:rsidR="0013556B" w:rsidRDefault="0013556B" w:rsidP="0013556B">
      <w:pPr>
        <w:spacing w:after="0"/>
        <w:ind w:left="357"/>
        <w:rPr>
          <w:rFonts w:ascii="Times New Roman" w:hAnsi="Times New Roman" w:cs="Times New Roman"/>
          <w:lang w:val="en-HK"/>
        </w:rPr>
      </w:pPr>
      <w:r>
        <w:rPr>
          <w:rFonts w:ascii="Times New Roman" w:hAnsi="Times New Roman" w:cs="Times New Roman"/>
          <w:lang w:val="en-HK"/>
        </w:rPr>
        <w:t>Documents relative to the project will be reviewed by the Committee and once the project is approved at Committee level, it will need to be endorsed by the Board of Director.</w:t>
      </w:r>
    </w:p>
    <w:p w14:paraId="3DDBE94A" w14:textId="77777777" w:rsidR="0013556B" w:rsidRPr="0036203C" w:rsidRDefault="0013556B" w:rsidP="0013556B">
      <w:pPr>
        <w:spacing w:after="0"/>
        <w:ind w:left="357"/>
        <w:rPr>
          <w:rFonts w:ascii="Times New Roman" w:hAnsi="Times New Roman" w:cs="Times New Roman"/>
          <w:lang w:val="en-HK"/>
        </w:rPr>
      </w:pPr>
      <w:r>
        <w:rPr>
          <w:rFonts w:ascii="Times New Roman" w:hAnsi="Times New Roman" w:cs="Times New Roman"/>
          <w:lang w:val="en-HK"/>
        </w:rPr>
        <w:t xml:space="preserve">At this point an MOU is signed between EWB-HK and the partner organization.  </w:t>
      </w:r>
    </w:p>
    <w:p w14:paraId="38919772" w14:textId="667650F6" w:rsidR="0013556B" w:rsidRDefault="00C71577" w:rsidP="0013556B">
      <w:pPr>
        <w:ind w:left="360"/>
        <w:rPr>
          <w:rFonts w:ascii="Times New Roman" w:hAnsi="Times New Roman" w:cs="Times New Roman"/>
          <w:lang w:val="en-HK"/>
        </w:rPr>
      </w:pPr>
      <w:r w:rsidRPr="00EE1931">
        <w:rPr>
          <w:rFonts w:ascii="Times New Roman" w:hAnsi="Times New Roman" w:cs="Times New Roman"/>
          <w:lang w:val="en-HK"/>
        </w:rPr>
        <w:t>For HKPC, complete Appendix 13.2.4b 501-</w:t>
      </w:r>
      <w:r>
        <w:rPr>
          <w:rFonts w:ascii="Times New Roman" w:hAnsi="Times New Roman" w:cs="Times New Roman"/>
          <w:lang w:val="en-HK"/>
        </w:rPr>
        <w:t>HKPC Project Application Form</w:t>
      </w:r>
    </w:p>
    <w:p w14:paraId="640CEB3F" w14:textId="77777777" w:rsidR="00F158FA" w:rsidRPr="00EE1931" w:rsidRDefault="00F158FA" w:rsidP="0013556B">
      <w:pPr>
        <w:ind w:left="360"/>
        <w:rPr>
          <w:rFonts w:ascii="Times New Roman" w:hAnsi="Times New Roman" w:cs="Times New Roman"/>
          <w:lang w:val="en-HK"/>
        </w:rPr>
      </w:pPr>
    </w:p>
    <w:p w14:paraId="446BC8E8" w14:textId="77777777" w:rsidR="0013556B" w:rsidRPr="00443757" w:rsidRDefault="0013556B" w:rsidP="0013556B">
      <w:pPr>
        <w:rPr>
          <w:rFonts w:ascii="Times New Roman" w:hAnsi="Times New Roman" w:cs="Times New Roman"/>
          <w:lang w:val="en-HK"/>
        </w:rPr>
      </w:pPr>
      <w:r w:rsidRPr="00443757">
        <w:rPr>
          <w:rFonts w:ascii="Times New Roman" w:hAnsi="Times New Roman" w:cs="Times New Roman"/>
          <w:u w:val="single"/>
          <w:lang w:val="en-HK"/>
        </w:rPr>
        <w:t>EXECUTE</w:t>
      </w:r>
      <w:r w:rsidRPr="00443757">
        <w:rPr>
          <w:rFonts w:ascii="Times New Roman" w:hAnsi="Times New Roman" w:cs="Times New Roman"/>
          <w:lang w:val="en-HK"/>
        </w:rPr>
        <w:t>: Provide detailed drawings and specifications to allow for project execution</w:t>
      </w:r>
    </w:p>
    <w:p w14:paraId="7607339C" w14:textId="77777777" w:rsidR="0013556B" w:rsidRPr="00BF168F"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Design</w:t>
      </w:r>
    </w:p>
    <w:p w14:paraId="0D53E4E1" w14:textId="77777777" w:rsidR="0013556B" w:rsidRDefault="0013556B" w:rsidP="0013556B">
      <w:pPr>
        <w:spacing w:after="0"/>
        <w:ind w:left="360"/>
        <w:rPr>
          <w:rFonts w:ascii="Times New Roman" w:hAnsi="Times New Roman" w:cs="Times New Roman"/>
        </w:rPr>
      </w:pPr>
    </w:p>
    <w:p w14:paraId="6680534B" w14:textId="77777777" w:rsidR="0013556B" w:rsidRPr="00401A29" w:rsidRDefault="0013556B" w:rsidP="0013556B">
      <w:pPr>
        <w:spacing w:after="0"/>
        <w:ind w:left="360"/>
        <w:rPr>
          <w:rFonts w:ascii="Times New Roman" w:hAnsi="Times New Roman" w:cs="Times New Roman"/>
          <w:lang w:val="en-HK"/>
        </w:rPr>
      </w:pPr>
      <w:r>
        <w:rPr>
          <w:rFonts w:ascii="Times New Roman" w:hAnsi="Times New Roman" w:cs="Times New Roman"/>
          <w:lang w:val="en-US"/>
        </w:rPr>
        <w:lastRenderedPageBreak/>
        <w:t xml:space="preserve">At this stage </w:t>
      </w:r>
      <w:r w:rsidRPr="00401A29">
        <w:rPr>
          <w:rFonts w:ascii="Times New Roman" w:hAnsi="Times New Roman" w:cs="Times New Roman"/>
          <w:lang w:val="en-US"/>
        </w:rPr>
        <w:t>the project scopes, design parameters and local technical parameters</w:t>
      </w:r>
      <w:r>
        <w:rPr>
          <w:rFonts w:ascii="Times New Roman" w:hAnsi="Times New Roman" w:cs="Times New Roman"/>
          <w:lang w:val="en-US"/>
        </w:rPr>
        <w:t xml:space="preserve"> are updated. </w:t>
      </w:r>
      <w:r w:rsidRPr="00401A29">
        <w:rPr>
          <w:rFonts w:ascii="Times New Roman" w:hAnsi="Times New Roman" w:cs="Times New Roman"/>
          <w:lang w:val="en-US"/>
        </w:rPr>
        <w:t xml:space="preserve"> </w:t>
      </w:r>
    </w:p>
    <w:p w14:paraId="64084FFE"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A</w:t>
      </w:r>
      <w:r w:rsidRPr="00401A29">
        <w:rPr>
          <w:rFonts w:ascii="Times New Roman" w:hAnsi="Times New Roman" w:cs="Times New Roman"/>
          <w:lang w:val="en-US"/>
        </w:rPr>
        <w:t xml:space="preserve"> detailed design</w:t>
      </w:r>
      <w:r>
        <w:rPr>
          <w:rFonts w:ascii="Times New Roman" w:hAnsi="Times New Roman" w:cs="Times New Roman"/>
          <w:lang w:val="en-US"/>
        </w:rPr>
        <w:t xml:space="preserve"> is prepared </w:t>
      </w:r>
      <w:r w:rsidRPr="00401A29">
        <w:rPr>
          <w:rFonts w:ascii="Times New Roman" w:hAnsi="Times New Roman" w:cs="Times New Roman"/>
          <w:lang w:val="en-US"/>
        </w:rPr>
        <w:t xml:space="preserve">in form of </w:t>
      </w:r>
      <w:r>
        <w:rPr>
          <w:rFonts w:ascii="Times New Roman" w:hAnsi="Times New Roman" w:cs="Times New Roman"/>
          <w:lang w:val="en-US"/>
        </w:rPr>
        <w:t>a scheme design (hand sketch or CAD)</w:t>
      </w:r>
      <w:r w:rsidRPr="00401A29">
        <w:rPr>
          <w:rFonts w:ascii="Times New Roman" w:hAnsi="Times New Roman" w:cs="Times New Roman"/>
          <w:lang w:val="en-US"/>
        </w:rPr>
        <w:t xml:space="preserve"> or reference drawings from other sources, </w:t>
      </w:r>
      <w:r>
        <w:rPr>
          <w:rFonts w:ascii="Times New Roman" w:hAnsi="Times New Roman" w:cs="Times New Roman"/>
          <w:lang w:val="en-US"/>
        </w:rPr>
        <w:t>to show</w:t>
      </w:r>
      <w:r w:rsidRPr="00401A29">
        <w:rPr>
          <w:rFonts w:ascii="Times New Roman" w:hAnsi="Times New Roman" w:cs="Times New Roman"/>
          <w:lang w:val="en-US"/>
        </w:rPr>
        <w:t xml:space="preserve"> the spatial relationshi</w:t>
      </w:r>
      <w:r>
        <w:rPr>
          <w:rFonts w:ascii="Times New Roman" w:hAnsi="Times New Roman" w:cs="Times New Roman"/>
          <w:lang w:val="en-US"/>
        </w:rPr>
        <w:t xml:space="preserve">p, major dimensions, materials and </w:t>
      </w:r>
      <w:r w:rsidRPr="00401A29">
        <w:rPr>
          <w:rFonts w:ascii="Times New Roman" w:hAnsi="Times New Roman" w:cs="Times New Roman"/>
          <w:lang w:val="en-US"/>
        </w:rPr>
        <w:t>construction methods</w:t>
      </w:r>
      <w:r>
        <w:rPr>
          <w:rFonts w:ascii="Times New Roman" w:hAnsi="Times New Roman" w:cs="Times New Roman"/>
          <w:lang w:val="en-US"/>
        </w:rPr>
        <w:t xml:space="preserve">. </w:t>
      </w:r>
    </w:p>
    <w:p w14:paraId="2DF1A4C2"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HK"/>
        </w:rPr>
        <w:t>R</w:t>
      </w:r>
      <w:proofErr w:type="spellStart"/>
      <w:r w:rsidRPr="00401A29">
        <w:rPr>
          <w:rFonts w:ascii="Times New Roman" w:hAnsi="Times New Roman" w:cs="Times New Roman"/>
          <w:lang w:val="en-US"/>
        </w:rPr>
        <w:t>elevant</w:t>
      </w:r>
      <w:proofErr w:type="spellEnd"/>
      <w:r w:rsidRPr="00401A29">
        <w:rPr>
          <w:rFonts w:ascii="Times New Roman" w:hAnsi="Times New Roman" w:cs="Times New Roman"/>
          <w:lang w:val="en-US"/>
        </w:rPr>
        <w:t xml:space="preserve"> technical specification</w:t>
      </w:r>
      <w:r>
        <w:rPr>
          <w:rFonts w:ascii="Times New Roman" w:hAnsi="Times New Roman" w:cs="Times New Roman"/>
          <w:lang w:val="en-US"/>
        </w:rPr>
        <w:t>s need to be drafted  (</w:t>
      </w:r>
      <w:r w:rsidRPr="00401A29">
        <w:rPr>
          <w:rFonts w:ascii="Times New Roman" w:hAnsi="Times New Roman" w:cs="Times New Roman"/>
          <w:lang w:val="en-US"/>
        </w:rPr>
        <w:t>local government standards and industry practice shall be given / supported b</w:t>
      </w:r>
      <w:r>
        <w:rPr>
          <w:rFonts w:ascii="Times New Roman" w:hAnsi="Times New Roman" w:cs="Times New Roman"/>
          <w:lang w:val="en-US"/>
        </w:rPr>
        <w:t xml:space="preserve">y the local partner). </w:t>
      </w:r>
    </w:p>
    <w:p w14:paraId="2A4A6604" w14:textId="77777777" w:rsidR="0013556B" w:rsidRPr="00401A29" w:rsidRDefault="0013556B" w:rsidP="0013556B">
      <w:pPr>
        <w:spacing w:after="0"/>
        <w:ind w:left="360"/>
        <w:rPr>
          <w:rFonts w:ascii="Times New Roman" w:hAnsi="Times New Roman" w:cs="Times New Roman"/>
          <w:lang w:val="en-HK"/>
        </w:rPr>
      </w:pPr>
    </w:p>
    <w:p w14:paraId="0338827F" w14:textId="77777777" w:rsidR="0013556B" w:rsidRPr="00401A29" w:rsidRDefault="0013556B" w:rsidP="0013556B">
      <w:pPr>
        <w:spacing w:after="0"/>
        <w:ind w:left="360"/>
        <w:rPr>
          <w:rFonts w:ascii="Times New Roman" w:hAnsi="Times New Roman" w:cs="Times New Roman"/>
          <w:lang w:val="en-HK"/>
        </w:rPr>
      </w:pPr>
      <w:r>
        <w:rPr>
          <w:rFonts w:ascii="Times New Roman" w:hAnsi="Times New Roman" w:cs="Times New Roman"/>
          <w:lang w:val="en-US"/>
        </w:rPr>
        <w:t>I</w:t>
      </w:r>
      <w:r w:rsidRPr="00401A29">
        <w:rPr>
          <w:rFonts w:ascii="Times New Roman" w:hAnsi="Times New Roman" w:cs="Times New Roman"/>
          <w:lang w:val="en-US"/>
        </w:rPr>
        <w:t>f applicable</w:t>
      </w:r>
      <w:r>
        <w:rPr>
          <w:rFonts w:ascii="Times New Roman" w:hAnsi="Times New Roman" w:cs="Times New Roman"/>
          <w:lang w:val="en-US"/>
        </w:rPr>
        <w:t>, the team creates a</w:t>
      </w:r>
      <w:r w:rsidRPr="00401A29">
        <w:rPr>
          <w:rFonts w:ascii="Times New Roman" w:hAnsi="Times New Roman" w:cs="Times New Roman"/>
          <w:lang w:val="en-US"/>
        </w:rPr>
        <w:t xml:space="preserve"> </w:t>
      </w:r>
      <w:r>
        <w:rPr>
          <w:rFonts w:ascii="Times New Roman" w:hAnsi="Times New Roman" w:cs="Times New Roman"/>
          <w:lang w:val="en-US"/>
        </w:rPr>
        <w:t xml:space="preserve">preliminary schedule of material quantities and price </w:t>
      </w:r>
      <w:r w:rsidRPr="00401A29">
        <w:rPr>
          <w:rFonts w:ascii="Times New Roman" w:hAnsi="Times New Roman" w:cs="Times New Roman"/>
          <w:lang w:val="en-US"/>
        </w:rPr>
        <w:t>rate t</w:t>
      </w:r>
      <w:r>
        <w:rPr>
          <w:rFonts w:ascii="Times New Roman" w:hAnsi="Times New Roman" w:cs="Times New Roman"/>
          <w:lang w:val="en-US"/>
        </w:rPr>
        <w:t>emplates (</w:t>
      </w:r>
      <w:r w:rsidRPr="00401A29">
        <w:rPr>
          <w:rFonts w:ascii="Times New Roman" w:hAnsi="Times New Roman" w:cs="Times New Roman"/>
          <w:lang w:val="en-US"/>
        </w:rPr>
        <w:t>the materials’ unit rate shall be obtained by the lo</w:t>
      </w:r>
      <w:r>
        <w:rPr>
          <w:rFonts w:ascii="Times New Roman" w:hAnsi="Times New Roman" w:cs="Times New Roman"/>
          <w:lang w:val="en-US"/>
        </w:rPr>
        <w:t xml:space="preserve">cal partner in the local market). </w:t>
      </w:r>
    </w:p>
    <w:p w14:paraId="29F2E9DA" w14:textId="77777777" w:rsidR="0013556B" w:rsidRPr="00A5280C" w:rsidRDefault="0013556B" w:rsidP="0013556B">
      <w:pPr>
        <w:spacing w:after="0"/>
        <w:ind w:left="360"/>
        <w:rPr>
          <w:rFonts w:ascii="Times New Roman" w:hAnsi="Times New Roman" w:cs="Times New Roman"/>
        </w:rPr>
      </w:pPr>
    </w:p>
    <w:p w14:paraId="67020E03" w14:textId="77777777" w:rsidR="0013556B"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Tender</w:t>
      </w:r>
    </w:p>
    <w:p w14:paraId="54E07450" w14:textId="77777777" w:rsidR="0013556B" w:rsidRDefault="0013556B" w:rsidP="0013556B">
      <w:pPr>
        <w:spacing w:after="0"/>
        <w:ind w:left="360"/>
        <w:rPr>
          <w:rFonts w:ascii="Times New Roman" w:hAnsi="Times New Roman" w:cs="Times New Roman"/>
        </w:rPr>
      </w:pPr>
    </w:p>
    <w:p w14:paraId="41DAF821"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The team p</w:t>
      </w:r>
      <w:r w:rsidRPr="00401A29">
        <w:rPr>
          <w:rFonts w:ascii="Times New Roman" w:hAnsi="Times New Roman" w:cs="Times New Roman"/>
          <w:lang w:val="en-US"/>
        </w:rPr>
        <w:t>repare</w:t>
      </w:r>
      <w:r>
        <w:rPr>
          <w:rFonts w:ascii="Times New Roman" w:hAnsi="Times New Roman" w:cs="Times New Roman"/>
          <w:lang w:val="en-US"/>
        </w:rPr>
        <w:t>s</w:t>
      </w:r>
      <w:r w:rsidRPr="00401A29">
        <w:rPr>
          <w:rFonts w:ascii="Times New Roman" w:hAnsi="Times New Roman" w:cs="Times New Roman"/>
          <w:lang w:val="en-US"/>
        </w:rPr>
        <w:t xml:space="preserve"> </w:t>
      </w:r>
      <w:r>
        <w:rPr>
          <w:rFonts w:ascii="Times New Roman" w:hAnsi="Times New Roman" w:cs="Times New Roman"/>
          <w:lang w:val="en-US"/>
        </w:rPr>
        <w:t>a</w:t>
      </w:r>
      <w:r w:rsidRPr="00401A29">
        <w:rPr>
          <w:rFonts w:ascii="Times New Roman" w:hAnsi="Times New Roman" w:cs="Times New Roman"/>
          <w:lang w:val="en-US"/>
        </w:rPr>
        <w:t xml:space="preserve"> simple contract document for </w:t>
      </w:r>
      <w:r>
        <w:rPr>
          <w:rFonts w:ascii="Times New Roman" w:hAnsi="Times New Roman" w:cs="Times New Roman"/>
          <w:lang w:val="en-US"/>
        </w:rPr>
        <w:t>tender / quotation seeking  (</w:t>
      </w:r>
      <w:r w:rsidRPr="00401A29">
        <w:rPr>
          <w:rFonts w:ascii="Times New Roman" w:hAnsi="Times New Roman" w:cs="Times New Roman"/>
          <w:lang w:val="en-US"/>
        </w:rPr>
        <w:t>tender / quotation process shall be c</w:t>
      </w:r>
      <w:r>
        <w:rPr>
          <w:rFonts w:ascii="Times New Roman" w:hAnsi="Times New Roman" w:cs="Times New Roman"/>
          <w:lang w:val="en-US"/>
        </w:rPr>
        <w:t xml:space="preserve">arried out by the local partner). This will need to include terms and conditions and roles and responsibilities for the project. </w:t>
      </w:r>
    </w:p>
    <w:p w14:paraId="086DE661"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Tender can be drafted using the Tender Process Guidelines (Appendix 13.2.5).</w:t>
      </w:r>
    </w:p>
    <w:p w14:paraId="7B2BC949"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Terms and Conditions can be drafted along the form provided in T&amp;C Template (Appendix 13.2.6). </w:t>
      </w:r>
    </w:p>
    <w:p w14:paraId="59D6029C"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The Tender Process Guidelines make reference to Specifications Divisions (Appendix 13.2.7), which Project Leaders are invited to use as much as possible. </w:t>
      </w:r>
    </w:p>
    <w:p w14:paraId="022EF5B7"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A General Specifications Template (Appendix 13.2.8) is also provided. </w:t>
      </w:r>
    </w:p>
    <w:p w14:paraId="5E951531" w14:textId="77777777" w:rsidR="0013556B" w:rsidRDefault="0013556B" w:rsidP="0013556B">
      <w:pPr>
        <w:spacing w:after="0"/>
        <w:ind w:left="360"/>
        <w:rPr>
          <w:rFonts w:ascii="Times New Roman" w:hAnsi="Times New Roman" w:cs="Times New Roman"/>
        </w:rPr>
      </w:pPr>
    </w:p>
    <w:p w14:paraId="185ADCFC"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Once all documents are drafted, EWB-HK’s local partner will carry out the tender. </w:t>
      </w:r>
    </w:p>
    <w:p w14:paraId="70DC7467" w14:textId="77777777" w:rsidR="0013556B" w:rsidRPr="008F38B0" w:rsidRDefault="0013556B" w:rsidP="0013556B">
      <w:pPr>
        <w:spacing w:after="0"/>
        <w:ind w:left="360"/>
        <w:rPr>
          <w:rFonts w:ascii="Times New Roman" w:hAnsi="Times New Roman" w:cs="Times New Roman"/>
          <w:lang w:val="en-HK"/>
        </w:rPr>
      </w:pPr>
      <w:r>
        <w:rPr>
          <w:rFonts w:ascii="Times New Roman" w:hAnsi="Times New Roman" w:cs="Times New Roman"/>
          <w:lang w:val="en-US"/>
        </w:rPr>
        <w:t>All</w:t>
      </w:r>
      <w:r w:rsidRPr="008F38B0">
        <w:rPr>
          <w:rFonts w:ascii="Times New Roman" w:hAnsi="Times New Roman" w:cs="Times New Roman"/>
          <w:lang w:val="en-US"/>
        </w:rPr>
        <w:t xml:space="preserve"> tender submissions </w:t>
      </w:r>
      <w:r>
        <w:rPr>
          <w:rFonts w:ascii="Times New Roman" w:hAnsi="Times New Roman" w:cs="Times New Roman"/>
          <w:lang w:val="en-US"/>
        </w:rPr>
        <w:t xml:space="preserve">will be assessed by EWB-HK’s team </w:t>
      </w:r>
      <w:r w:rsidRPr="008F38B0">
        <w:rPr>
          <w:rFonts w:ascii="Times New Roman" w:hAnsi="Times New Roman" w:cs="Times New Roman"/>
          <w:lang w:val="en-US"/>
        </w:rPr>
        <w:t xml:space="preserve">and </w:t>
      </w:r>
      <w:r>
        <w:rPr>
          <w:rFonts w:ascii="Times New Roman" w:hAnsi="Times New Roman" w:cs="Times New Roman"/>
          <w:lang w:val="en-US"/>
        </w:rPr>
        <w:t xml:space="preserve">a written </w:t>
      </w:r>
      <w:r w:rsidRPr="008F38B0">
        <w:rPr>
          <w:rFonts w:ascii="Times New Roman" w:hAnsi="Times New Roman" w:cs="Times New Roman"/>
          <w:lang w:val="en-US"/>
        </w:rPr>
        <w:t>recommend</w:t>
      </w:r>
      <w:r>
        <w:rPr>
          <w:rFonts w:ascii="Times New Roman" w:hAnsi="Times New Roman" w:cs="Times New Roman"/>
          <w:lang w:val="en-US"/>
        </w:rPr>
        <w:t>ation of</w:t>
      </w:r>
      <w:r w:rsidRPr="008F38B0">
        <w:rPr>
          <w:rFonts w:ascii="Times New Roman" w:hAnsi="Times New Roman" w:cs="Times New Roman"/>
          <w:lang w:val="en-US"/>
        </w:rPr>
        <w:t xml:space="preserve"> the appropriate contractor </w:t>
      </w:r>
      <w:r>
        <w:rPr>
          <w:rFonts w:ascii="Times New Roman" w:hAnsi="Times New Roman" w:cs="Times New Roman"/>
          <w:lang w:val="en-US"/>
        </w:rPr>
        <w:t>will be submitted to</w:t>
      </w:r>
      <w:r w:rsidRPr="008F38B0">
        <w:rPr>
          <w:rFonts w:ascii="Times New Roman" w:hAnsi="Times New Roman" w:cs="Times New Roman"/>
          <w:lang w:val="en-US"/>
        </w:rPr>
        <w:t xml:space="preserve"> partner approval.  </w:t>
      </w:r>
    </w:p>
    <w:p w14:paraId="546A90D9" w14:textId="77777777" w:rsidR="0013556B" w:rsidRDefault="0013556B" w:rsidP="0013556B">
      <w:pPr>
        <w:spacing w:after="0"/>
        <w:ind w:left="360"/>
        <w:rPr>
          <w:rFonts w:ascii="Times New Roman" w:hAnsi="Times New Roman" w:cs="Times New Roman"/>
          <w:lang w:val="en-US"/>
        </w:rPr>
      </w:pPr>
      <w:r w:rsidRPr="008F38B0">
        <w:rPr>
          <w:rFonts w:ascii="Times New Roman" w:hAnsi="Times New Roman" w:cs="Times New Roman"/>
          <w:lang w:val="en-US"/>
        </w:rPr>
        <w:t>Analysis is based on cost, quality, completeness, past performance, ability to meet schedule, suggestion of alternatives, others.</w:t>
      </w:r>
    </w:p>
    <w:p w14:paraId="1743B15F" w14:textId="77777777" w:rsidR="0013556B" w:rsidRPr="008F38B0" w:rsidRDefault="0013556B" w:rsidP="0013556B">
      <w:pPr>
        <w:spacing w:after="0"/>
        <w:ind w:left="360"/>
        <w:rPr>
          <w:rFonts w:ascii="Times New Roman" w:hAnsi="Times New Roman" w:cs="Times New Roman"/>
          <w:lang w:val="en-HK"/>
        </w:rPr>
      </w:pPr>
      <w:r>
        <w:rPr>
          <w:rFonts w:ascii="Times New Roman" w:hAnsi="Times New Roman" w:cs="Times New Roman"/>
          <w:lang w:val="en-US"/>
        </w:rPr>
        <w:t xml:space="preserve">Once approval is obtained by local partner, </w:t>
      </w:r>
      <w:r>
        <w:rPr>
          <w:rFonts w:ascii="Times New Roman" w:hAnsi="Times New Roman" w:cs="Times New Roman"/>
          <w:lang w:val="en-HK"/>
        </w:rPr>
        <w:t>all c</w:t>
      </w:r>
      <w:proofErr w:type="spellStart"/>
      <w:r w:rsidRPr="008F38B0">
        <w:rPr>
          <w:rFonts w:ascii="Times New Roman" w:hAnsi="Times New Roman" w:cs="Times New Roman"/>
          <w:lang w:val="en-US"/>
        </w:rPr>
        <w:t>onstruction</w:t>
      </w:r>
      <w:proofErr w:type="spellEnd"/>
      <w:r w:rsidRPr="008F38B0">
        <w:rPr>
          <w:rFonts w:ascii="Times New Roman" w:hAnsi="Times New Roman" w:cs="Times New Roman"/>
          <w:lang w:val="en-US"/>
        </w:rPr>
        <w:t xml:space="preserve"> drawings, specs, schedule and methodology </w:t>
      </w:r>
      <w:r>
        <w:rPr>
          <w:rFonts w:ascii="Times New Roman" w:hAnsi="Times New Roman" w:cs="Times New Roman"/>
          <w:lang w:val="en-US"/>
        </w:rPr>
        <w:t xml:space="preserve">will be reviewed again </w:t>
      </w:r>
      <w:r w:rsidRPr="008F38B0">
        <w:rPr>
          <w:rFonts w:ascii="Times New Roman" w:hAnsi="Times New Roman" w:cs="Times New Roman"/>
          <w:lang w:val="en-US"/>
        </w:rPr>
        <w:t>with contractor</w:t>
      </w:r>
      <w:r>
        <w:rPr>
          <w:rFonts w:ascii="Times New Roman" w:hAnsi="Times New Roman" w:cs="Times New Roman"/>
          <w:lang w:val="en-US"/>
        </w:rPr>
        <w:t xml:space="preserve"> and a formal agreement will be signed between the local partner and the contractor. </w:t>
      </w:r>
    </w:p>
    <w:p w14:paraId="1AF84981" w14:textId="77777777" w:rsidR="0013556B" w:rsidRDefault="0013556B" w:rsidP="0013556B">
      <w:pPr>
        <w:spacing w:after="0"/>
        <w:ind w:left="360"/>
        <w:rPr>
          <w:rFonts w:ascii="Times New Roman" w:hAnsi="Times New Roman" w:cs="Times New Roman"/>
          <w:b/>
          <w:bCs/>
          <w:lang w:val="en-US"/>
        </w:rPr>
      </w:pPr>
    </w:p>
    <w:p w14:paraId="422891FC" w14:textId="77777777" w:rsidR="0013556B" w:rsidRPr="00802FAF" w:rsidRDefault="0013556B" w:rsidP="0013556B">
      <w:pPr>
        <w:spacing w:after="0"/>
        <w:ind w:left="360"/>
        <w:rPr>
          <w:rFonts w:ascii="Times New Roman" w:hAnsi="Times New Roman" w:cs="Times New Roman"/>
          <w:b/>
          <w:bCs/>
          <w:lang w:val="en-US"/>
        </w:rPr>
      </w:pPr>
      <w:r w:rsidRPr="00802FAF">
        <w:rPr>
          <w:rFonts w:ascii="Times New Roman" w:hAnsi="Times New Roman" w:cs="Times New Roman"/>
          <w:b/>
          <w:bCs/>
          <w:lang w:val="en-US"/>
        </w:rPr>
        <w:t xml:space="preserve">It is important to note that any work done by EWB-HK abroad should be presented as “Reference Only” (for example: “Construction Reference Drawings”), since our members very likely do not have a </w:t>
      </w:r>
      <w:proofErr w:type="spellStart"/>
      <w:r w:rsidRPr="00802FAF">
        <w:rPr>
          <w:rFonts w:ascii="Times New Roman" w:hAnsi="Times New Roman" w:cs="Times New Roman"/>
          <w:b/>
          <w:bCs/>
          <w:lang w:val="en-US"/>
        </w:rPr>
        <w:t>licence</w:t>
      </w:r>
      <w:proofErr w:type="spellEnd"/>
      <w:r w:rsidRPr="00802FAF">
        <w:rPr>
          <w:rFonts w:ascii="Times New Roman" w:hAnsi="Times New Roman" w:cs="Times New Roman"/>
          <w:b/>
          <w:bCs/>
          <w:lang w:val="en-US"/>
        </w:rPr>
        <w:t xml:space="preserve"> to operate locally during a project trip and we do not want to expose our members to professional liabilities. </w:t>
      </w:r>
    </w:p>
    <w:p w14:paraId="29754C43" w14:textId="77777777" w:rsidR="0013556B" w:rsidRDefault="0013556B" w:rsidP="0013556B">
      <w:pPr>
        <w:spacing w:after="0"/>
        <w:ind w:left="360"/>
        <w:rPr>
          <w:rFonts w:ascii="Times New Roman" w:hAnsi="Times New Roman" w:cs="Times New Roman"/>
        </w:rPr>
      </w:pPr>
    </w:p>
    <w:p w14:paraId="13FB6668" w14:textId="77777777" w:rsidR="0013556B" w:rsidRDefault="0013556B" w:rsidP="0013556B">
      <w:pPr>
        <w:spacing w:after="0"/>
        <w:rPr>
          <w:rFonts w:ascii="Times New Roman" w:hAnsi="Times New Roman" w:cs="Times New Roman"/>
        </w:rPr>
      </w:pPr>
      <w:r w:rsidRPr="00443757">
        <w:rPr>
          <w:rFonts w:ascii="Times New Roman" w:hAnsi="Times New Roman" w:cs="Times New Roman"/>
          <w:u w:val="single"/>
        </w:rPr>
        <w:t>MONITOR</w:t>
      </w:r>
      <w:r>
        <w:rPr>
          <w:rFonts w:ascii="Times New Roman" w:hAnsi="Times New Roman" w:cs="Times New Roman"/>
        </w:rPr>
        <w:t>: Monitor construction/project progress.</w:t>
      </w:r>
    </w:p>
    <w:p w14:paraId="2E9462DF" w14:textId="77777777" w:rsidR="0013556B" w:rsidRPr="00BA7960" w:rsidRDefault="0013556B" w:rsidP="0013556B">
      <w:pPr>
        <w:spacing w:after="0"/>
        <w:ind w:left="360"/>
        <w:rPr>
          <w:rFonts w:ascii="Times New Roman" w:hAnsi="Times New Roman" w:cs="Times New Roman"/>
        </w:rPr>
      </w:pPr>
    </w:p>
    <w:p w14:paraId="0DA1DC9B" w14:textId="77777777" w:rsidR="0013556B"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Construction Monitoring</w:t>
      </w:r>
    </w:p>
    <w:p w14:paraId="1598E6C0" w14:textId="77777777" w:rsidR="0013556B" w:rsidRDefault="0013556B" w:rsidP="0013556B">
      <w:pPr>
        <w:spacing w:after="0"/>
        <w:ind w:left="360"/>
        <w:rPr>
          <w:rFonts w:ascii="Times New Roman" w:hAnsi="Times New Roman" w:cs="Times New Roman"/>
        </w:rPr>
      </w:pPr>
    </w:p>
    <w:p w14:paraId="25D90F52"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Monitoring will be conducted for the most remotely after the project is started, as it is unlikely that the whole project will be conducted during one single service trip. </w:t>
      </w:r>
    </w:p>
    <w:p w14:paraId="132D7FC7"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EWB-HK will be invited to review, comment on, raise issues on projects based on photos and routine reports sent to them by the local partner. </w:t>
      </w:r>
    </w:p>
    <w:p w14:paraId="538BB79B"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Frequency and terms of this type of reporting should be agreed with the local partner and contractor before leaving the project site. These </w:t>
      </w:r>
      <w:proofErr w:type="gramStart"/>
      <w:r>
        <w:rPr>
          <w:rFonts w:ascii="Times New Roman" w:hAnsi="Times New Roman" w:cs="Times New Roman"/>
        </w:rPr>
        <w:t>type</w:t>
      </w:r>
      <w:proofErr w:type="gramEnd"/>
      <w:r>
        <w:rPr>
          <w:rFonts w:ascii="Times New Roman" w:hAnsi="Times New Roman" w:cs="Times New Roman"/>
        </w:rPr>
        <w:t xml:space="preserve"> of reports can be filed by local partner and contractor using EWB-HK’s Construction Progress Report (Appendix 13.2.9).</w:t>
      </w:r>
    </w:p>
    <w:p w14:paraId="320F85A2" w14:textId="77777777" w:rsidR="0013556B" w:rsidRDefault="0013556B" w:rsidP="0013556B">
      <w:pPr>
        <w:spacing w:after="0"/>
        <w:ind w:left="360"/>
        <w:rPr>
          <w:rFonts w:ascii="Times New Roman" w:hAnsi="Times New Roman" w:cs="Times New Roman"/>
        </w:rPr>
      </w:pPr>
      <w:r>
        <w:rPr>
          <w:rFonts w:ascii="Times New Roman" w:hAnsi="Times New Roman" w:cs="Times New Roman"/>
        </w:rPr>
        <w:lastRenderedPageBreak/>
        <w:t>EWB-HK personnel will advise their professional opinion to the local partner via Construction Observation Forms (Appendix 13.2.10)</w:t>
      </w:r>
    </w:p>
    <w:p w14:paraId="188666E7" w14:textId="77777777" w:rsidR="0013556B" w:rsidRDefault="0013556B" w:rsidP="0013556B">
      <w:pPr>
        <w:spacing w:after="0"/>
        <w:ind w:left="360"/>
        <w:rPr>
          <w:rFonts w:ascii="Times New Roman" w:hAnsi="Times New Roman" w:cs="Times New Roman"/>
        </w:rPr>
      </w:pPr>
    </w:p>
    <w:p w14:paraId="77267798"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Further</w:t>
      </w:r>
      <w:r w:rsidRPr="00D61D79">
        <w:rPr>
          <w:rFonts w:ascii="Times New Roman" w:hAnsi="Times New Roman" w:cs="Times New Roman"/>
          <w:lang w:val="en-US"/>
        </w:rPr>
        <w:t xml:space="preserve"> on-site construction supervision shall be limited to the agreed times and days with the local partn</w:t>
      </w:r>
      <w:r>
        <w:rPr>
          <w:rFonts w:ascii="Times New Roman" w:hAnsi="Times New Roman" w:cs="Times New Roman"/>
          <w:lang w:val="en-US"/>
        </w:rPr>
        <w:t>er. The usual practice may be a</w:t>
      </w:r>
      <w:r w:rsidRPr="00D61D79">
        <w:rPr>
          <w:rFonts w:ascii="Times New Roman" w:hAnsi="Times New Roman" w:cs="Times New Roman"/>
          <w:lang w:val="en-US"/>
        </w:rPr>
        <w:t xml:space="preserve"> once-off on-site visit for critical stages of the project co-defined with </w:t>
      </w:r>
      <w:r>
        <w:rPr>
          <w:rFonts w:ascii="Times New Roman" w:hAnsi="Times New Roman" w:cs="Times New Roman"/>
          <w:lang w:val="en-US"/>
        </w:rPr>
        <w:t>the</w:t>
      </w:r>
      <w:r w:rsidRPr="00D61D79">
        <w:rPr>
          <w:rFonts w:ascii="Times New Roman" w:hAnsi="Times New Roman" w:cs="Times New Roman"/>
          <w:lang w:val="en-US"/>
        </w:rPr>
        <w:t xml:space="preserve"> local partner and the contractor (</w:t>
      </w:r>
      <w:proofErr w:type="spellStart"/>
      <w:r w:rsidRPr="00D61D79">
        <w:rPr>
          <w:rFonts w:ascii="Times New Roman" w:hAnsi="Times New Roman" w:cs="Times New Roman"/>
          <w:lang w:val="en-US"/>
        </w:rPr>
        <w:t>ie</w:t>
      </w:r>
      <w:proofErr w:type="spellEnd"/>
      <w:r w:rsidRPr="00D61D79">
        <w:rPr>
          <w:rFonts w:ascii="Times New Roman" w:hAnsi="Times New Roman" w:cs="Times New Roman"/>
          <w:lang w:val="en-US"/>
        </w:rPr>
        <w:t>: foundations, footings, reinforcement stages).</w:t>
      </w:r>
    </w:p>
    <w:p w14:paraId="19C6ED98" w14:textId="77777777" w:rsidR="0013556B" w:rsidRDefault="0013556B" w:rsidP="0013556B">
      <w:pPr>
        <w:spacing w:after="0"/>
        <w:ind w:left="360"/>
        <w:rPr>
          <w:rFonts w:ascii="Times New Roman" w:hAnsi="Times New Roman" w:cs="Times New Roman"/>
          <w:lang w:val="en-US"/>
        </w:rPr>
      </w:pPr>
    </w:p>
    <w:p w14:paraId="7F959EEE"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8a.   Project Status Report  </w:t>
      </w:r>
    </w:p>
    <w:p w14:paraId="29FF11F0" w14:textId="77777777" w:rsidR="0013556B" w:rsidRDefault="0013556B" w:rsidP="0013556B">
      <w:pPr>
        <w:spacing w:after="0"/>
        <w:ind w:left="360"/>
        <w:rPr>
          <w:rFonts w:ascii="Times New Roman" w:hAnsi="Times New Roman" w:cs="Times New Roman"/>
          <w:lang w:val="en-US"/>
        </w:rPr>
      </w:pPr>
    </w:p>
    <w:p w14:paraId="395FF93B"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More thorough reports are sent to EWB-HK upon completion of major parts of the project work. At these points of “substantial completion” EWB-HK will be invited to examine the work (remotely or on-site) and assess any potential deficiency through a Deficiency List (Appendix 13.2.11). </w:t>
      </w:r>
    </w:p>
    <w:p w14:paraId="31E92C7E"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The goal of the Deficiency List production is a thorough comparison of the project achievements with the goals highlighted in the Project Brief and the General Specifications.    </w:t>
      </w:r>
    </w:p>
    <w:p w14:paraId="595CB25E" w14:textId="77777777" w:rsidR="0013556B" w:rsidRDefault="0013556B" w:rsidP="0013556B">
      <w:pPr>
        <w:spacing w:after="0"/>
        <w:ind w:left="360"/>
        <w:rPr>
          <w:rFonts w:ascii="Times New Roman" w:hAnsi="Times New Roman" w:cs="Times New Roman"/>
          <w:lang w:val="en-HK"/>
        </w:rPr>
      </w:pPr>
    </w:p>
    <w:p w14:paraId="54339CC2" w14:textId="77777777" w:rsidR="0013556B" w:rsidRDefault="0013556B" w:rsidP="0013556B">
      <w:pPr>
        <w:spacing w:after="0"/>
        <w:rPr>
          <w:rFonts w:ascii="Times New Roman" w:hAnsi="Times New Roman" w:cs="Times New Roman"/>
          <w:lang w:val="en-HK"/>
        </w:rPr>
      </w:pPr>
      <w:r w:rsidRPr="00443757">
        <w:rPr>
          <w:rFonts w:ascii="Times New Roman" w:hAnsi="Times New Roman" w:cs="Times New Roman"/>
          <w:u w:val="single"/>
          <w:lang w:val="en-HK"/>
        </w:rPr>
        <w:t>CLOSE</w:t>
      </w:r>
      <w:r>
        <w:rPr>
          <w:rFonts w:ascii="Times New Roman" w:hAnsi="Times New Roman" w:cs="Times New Roman"/>
          <w:lang w:val="en-HK"/>
        </w:rPr>
        <w:t xml:space="preserve">: Close the project and evaluate. </w:t>
      </w:r>
    </w:p>
    <w:p w14:paraId="5B11ABCC" w14:textId="77777777" w:rsidR="0013556B" w:rsidRPr="00D61D79" w:rsidRDefault="0013556B" w:rsidP="0013556B">
      <w:pPr>
        <w:spacing w:after="0"/>
        <w:rPr>
          <w:rFonts w:ascii="Times New Roman" w:hAnsi="Times New Roman" w:cs="Times New Roman"/>
          <w:lang w:val="en-HK"/>
        </w:rPr>
      </w:pPr>
    </w:p>
    <w:p w14:paraId="4FF88B79" w14:textId="77777777" w:rsidR="0013556B"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 xml:space="preserve">Project Completion </w:t>
      </w:r>
    </w:p>
    <w:p w14:paraId="0D0B7D0C" w14:textId="77777777" w:rsidR="0013556B" w:rsidRDefault="0013556B" w:rsidP="0013556B">
      <w:pPr>
        <w:spacing w:after="0"/>
        <w:ind w:left="360"/>
        <w:rPr>
          <w:rFonts w:ascii="Times New Roman" w:hAnsi="Times New Roman" w:cs="Times New Roman"/>
        </w:rPr>
      </w:pPr>
    </w:p>
    <w:p w14:paraId="0CC8F1E8" w14:textId="77777777" w:rsidR="0013556B" w:rsidRPr="00753687" w:rsidRDefault="0013556B" w:rsidP="0013556B">
      <w:pPr>
        <w:spacing w:after="0"/>
        <w:ind w:left="360"/>
        <w:rPr>
          <w:rFonts w:ascii="Times New Roman" w:hAnsi="Times New Roman" w:cs="Times New Roman"/>
          <w:lang w:val="en-HK"/>
        </w:rPr>
      </w:pPr>
      <w:r w:rsidRPr="00753687">
        <w:rPr>
          <w:rFonts w:ascii="Times New Roman" w:hAnsi="Times New Roman" w:cs="Times New Roman"/>
          <w:lang w:val="en-US"/>
        </w:rPr>
        <w:t xml:space="preserve">This on-site handover inspection shall be carried out at the completion of the </w:t>
      </w:r>
      <w:r>
        <w:rPr>
          <w:rFonts w:ascii="Times New Roman" w:hAnsi="Times New Roman" w:cs="Times New Roman"/>
          <w:lang w:val="en-US"/>
        </w:rPr>
        <w:t>construction work</w:t>
      </w:r>
      <w:r w:rsidRPr="00753687">
        <w:rPr>
          <w:rFonts w:ascii="Times New Roman" w:hAnsi="Times New Roman" w:cs="Times New Roman"/>
          <w:lang w:val="en-US"/>
        </w:rPr>
        <w:t>.</w:t>
      </w:r>
    </w:p>
    <w:p w14:paraId="13F4FBC5" w14:textId="77777777" w:rsidR="0013556B" w:rsidRDefault="0013556B" w:rsidP="0013556B">
      <w:pPr>
        <w:spacing w:after="0"/>
        <w:ind w:left="360"/>
        <w:rPr>
          <w:rFonts w:ascii="Times New Roman" w:hAnsi="Times New Roman" w:cs="Times New Roman"/>
          <w:lang w:val="en-US"/>
        </w:rPr>
      </w:pPr>
      <w:r w:rsidRPr="00753687">
        <w:rPr>
          <w:rFonts w:ascii="Times New Roman" w:hAnsi="Times New Roman" w:cs="Times New Roman"/>
          <w:lang w:val="en-US"/>
        </w:rPr>
        <w:t xml:space="preserve">Handover inspection shall include visual inspection of the completed provisions </w:t>
      </w:r>
      <w:r>
        <w:rPr>
          <w:rFonts w:ascii="Times New Roman" w:hAnsi="Times New Roman" w:cs="Times New Roman"/>
          <w:lang w:val="en-US"/>
        </w:rPr>
        <w:t>to</w:t>
      </w:r>
      <w:r w:rsidRPr="00753687">
        <w:rPr>
          <w:rFonts w:ascii="Times New Roman" w:hAnsi="Times New Roman" w:cs="Times New Roman"/>
          <w:lang w:val="en-US"/>
        </w:rPr>
        <w:t xml:space="preserve"> find</w:t>
      </w:r>
      <w:r>
        <w:rPr>
          <w:rFonts w:ascii="Times New Roman" w:hAnsi="Times New Roman" w:cs="Times New Roman"/>
          <w:lang w:val="en-US"/>
        </w:rPr>
        <w:t xml:space="preserve"> out whether the completed work</w:t>
      </w:r>
      <w:r w:rsidRPr="00753687">
        <w:rPr>
          <w:rFonts w:ascii="Times New Roman" w:hAnsi="Times New Roman" w:cs="Times New Roman"/>
          <w:lang w:val="en-US"/>
        </w:rPr>
        <w:t xml:space="preserve"> </w:t>
      </w:r>
      <w:r>
        <w:rPr>
          <w:rFonts w:ascii="Times New Roman" w:hAnsi="Times New Roman" w:cs="Times New Roman"/>
          <w:lang w:val="en-US"/>
        </w:rPr>
        <w:t>is</w:t>
      </w:r>
      <w:r w:rsidRPr="00753687">
        <w:rPr>
          <w:rFonts w:ascii="Times New Roman" w:hAnsi="Times New Roman" w:cs="Times New Roman"/>
          <w:lang w:val="en-US"/>
        </w:rPr>
        <w:t xml:space="preserve"> generally complying with the </w:t>
      </w:r>
      <w:r>
        <w:rPr>
          <w:rFonts w:ascii="Times New Roman" w:hAnsi="Times New Roman" w:cs="Times New Roman"/>
          <w:lang w:val="en-US"/>
        </w:rPr>
        <w:t>intended design</w:t>
      </w:r>
      <w:r w:rsidRPr="00753687">
        <w:rPr>
          <w:rFonts w:ascii="Times New Roman" w:hAnsi="Times New Roman" w:cs="Times New Roman"/>
          <w:lang w:val="en-US"/>
        </w:rPr>
        <w:t xml:space="preserve">, </w:t>
      </w:r>
      <w:r>
        <w:rPr>
          <w:rFonts w:ascii="Times New Roman" w:hAnsi="Times New Roman" w:cs="Times New Roman"/>
          <w:lang w:val="en-US"/>
        </w:rPr>
        <w:t xml:space="preserve">if </w:t>
      </w:r>
      <w:r w:rsidRPr="00753687">
        <w:rPr>
          <w:rFonts w:ascii="Times New Roman" w:hAnsi="Times New Roman" w:cs="Times New Roman"/>
          <w:lang w:val="en-US"/>
        </w:rPr>
        <w:t xml:space="preserve">construction </w:t>
      </w:r>
      <w:r>
        <w:rPr>
          <w:rFonts w:ascii="Times New Roman" w:hAnsi="Times New Roman" w:cs="Times New Roman"/>
          <w:lang w:val="en-US"/>
        </w:rPr>
        <w:t xml:space="preserve">is of </w:t>
      </w:r>
      <w:r w:rsidRPr="00753687">
        <w:rPr>
          <w:rFonts w:ascii="Times New Roman" w:hAnsi="Times New Roman" w:cs="Times New Roman"/>
          <w:lang w:val="en-US"/>
        </w:rPr>
        <w:t xml:space="preserve">acceptable quality and </w:t>
      </w:r>
      <w:r>
        <w:rPr>
          <w:rFonts w:ascii="Times New Roman" w:hAnsi="Times New Roman" w:cs="Times New Roman"/>
          <w:lang w:val="en-US"/>
        </w:rPr>
        <w:t xml:space="preserve">if the required scope of the work has been met. </w:t>
      </w:r>
    </w:p>
    <w:p w14:paraId="386B67AB" w14:textId="77777777" w:rsidR="0013556B" w:rsidRDefault="0013556B" w:rsidP="0013556B">
      <w:pPr>
        <w:spacing w:after="0"/>
        <w:ind w:left="360"/>
        <w:rPr>
          <w:rFonts w:ascii="Times New Roman" w:hAnsi="Times New Roman" w:cs="Times New Roman"/>
          <w:lang w:val="en-US"/>
        </w:rPr>
      </w:pPr>
    </w:p>
    <w:p w14:paraId="0B74E051"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 xml:space="preserve">A proper Project Close-Out Report (Appendix 13.2.12) is filed after the inspection. </w:t>
      </w:r>
    </w:p>
    <w:p w14:paraId="1DCE4B0F" w14:textId="77777777" w:rsidR="0013556B" w:rsidRPr="00753687" w:rsidRDefault="0013556B" w:rsidP="0013556B">
      <w:pPr>
        <w:spacing w:after="0"/>
        <w:ind w:left="360"/>
        <w:rPr>
          <w:rFonts w:ascii="Times New Roman" w:hAnsi="Times New Roman" w:cs="Times New Roman"/>
          <w:lang w:val="en-HK"/>
        </w:rPr>
      </w:pPr>
    </w:p>
    <w:p w14:paraId="0E224ACE" w14:textId="77777777" w:rsidR="0013556B" w:rsidRPr="00753687" w:rsidRDefault="0013556B" w:rsidP="0013556B">
      <w:pPr>
        <w:spacing w:after="0"/>
        <w:ind w:left="360"/>
        <w:rPr>
          <w:rFonts w:ascii="Times New Roman" w:hAnsi="Times New Roman" w:cs="Times New Roman"/>
          <w:lang w:val="en-HK"/>
        </w:rPr>
      </w:pPr>
      <w:r w:rsidRPr="00753687">
        <w:rPr>
          <w:rFonts w:ascii="Times New Roman" w:hAnsi="Times New Roman" w:cs="Times New Roman"/>
          <w:lang w:val="en-US"/>
        </w:rPr>
        <w:t>The handover documents shall be inspected</w:t>
      </w:r>
      <w:r>
        <w:rPr>
          <w:rFonts w:ascii="Times New Roman" w:hAnsi="Times New Roman" w:cs="Times New Roman"/>
          <w:lang w:val="en-US"/>
        </w:rPr>
        <w:t>.</w:t>
      </w:r>
    </w:p>
    <w:p w14:paraId="549C77D5"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C</w:t>
      </w:r>
      <w:r w:rsidRPr="00753687">
        <w:rPr>
          <w:rFonts w:ascii="Times New Roman" w:hAnsi="Times New Roman" w:cs="Times New Roman"/>
          <w:lang w:val="en-US"/>
        </w:rPr>
        <w:t>onstruction drawings, materials submissions, test reports, construction method statement, testing and commissioning method statement, as-built drawings, operation and maintenance manuals, as submitted by the local contractors</w:t>
      </w:r>
      <w:r>
        <w:rPr>
          <w:rFonts w:ascii="Times New Roman" w:hAnsi="Times New Roman" w:cs="Times New Roman"/>
          <w:lang w:val="en-US"/>
        </w:rPr>
        <w:t xml:space="preserve"> will be reviewed</w:t>
      </w:r>
      <w:r w:rsidRPr="00753687">
        <w:rPr>
          <w:rFonts w:ascii="Times New Roman" w:hAnsi="Times New Roman" w:cs="Times New Roman"/>
          <w:lang w:val="en-US"/>
        </w:rPr>
        <w:t xml:space="preserve"> </w:t>
      </w:r>
      <w:r>
        <w:rPr>
          <w:rFonts w:ascii="Times New Roman" w:hAnsi="Times New Roman" w:cs="Times New Roman"/>
          <w:lang w:val="en-US"/>
        </w:rPr>
        <w:t>(</w:t>
      </w:r>
      <w:r w:rsidRPr="00753687">
        <w:rPr>
          <w:rFonts w:ascii="Times New Roman" w:hAnsi="Times New Roman" w:cs="Times New Roman"/>
          <w:lang w:val="en-US"/>
        </w:rPr>
        <w:t xml:space="preserve">submissions directly given by the local contractors to </w:t>
      </w:r>
      <w:r>
        <w:rPr>
          <w:rFonts w:ascii="Times New Roman" w:hAnsi="Times New Roman" w:cs="Times New Roman"/>
          <w:lang w:val="en-US"/>
        </w:rPr>
        <w:t>EWB-HK</w:t>
      </w:r>
      <w:r w:rsidRPr="00753687">
        <w:rPr>
          <w:rFonts w:ascii="Times New Roman" w:hAnsi="Times New Roman" w:cs="Times New Roman"/>
          <w:lang w:val="en-US"/>
        </w:rPr>
        <w:t xml:space="preserve"> Project Team shall NOT be accepted. </w:t>
      </w:r>
      <w:r>
        <w:rPr>
          <w:rFonts w:ascii="Times New Roman" w:hAnsi="Times New Roman" w:cs="Times New Roman"/>
          <w:lang w:val="en-US"/>
        </w:rPr>
        <w:t>EWB-HK</w:t>
      </w:r>
      <w:r w:rsidRPr="00753687">
        <w:rPr>
          <w:rFonts w:ascii="Times New Roman" w:hAnsi="Times New Roman" w:cs="Times New Roman"/>
          <w:lang w:val="en-US"/>
        </w:rPr>
        <w:t xml:space="preserve"> Project Team shall accept submissions, feedbacks and communication between </w:t>
      </w:r>
      <w:r>
        <w:rPr>
          <w:rFonts w:ascii="Times New Roman" w:hAnsi="Times New Roman" w:cs="Times New Roman"/>
          <w:lang w:val="en-US"/>
        </w:rPr>
        <w:t>EWB-HK</w:t>
      </w:r>
      <w:r w:rsidRPr="00753687">
        <w:rPr>
          <w:rFonts w:ascii="Times New Roman" w:hAnsi="Times New Roman" w:cs="Times New Roman"/>
          <w:lang w:val="en-US"/>
        </w:rPr>
        <w:t xml:space="preserve"> Project </w:t>
      </w:r>
      <w:r>
        <w:rPr>
          <w:rFonts w:ascii="Times New Roman" w:hAnsi="Times New Roman" w:cs="Times New Roman"/>
          <w:lang w:val="en-US"/>
        </w:rPr>
        <w:t>Team and the local partner ONLY)</w:t>
      </w:r>
    </w:p>
    <w:p w14:paraId="11AE0CA9" w14:textId="77777777" w:rsidR="0013556B" w:rsidRPr="00753687" w:rsidRDefault="0013556B" w:rsidP="0013556B">
      <w:pPr>
        <w:spacing w:after="0"/>
        <w:ind w:left="360"/>
        <w:rPr>
          <w:rFonts w:ascii="Times New Roman" w:hAnsi="Times New Roman" w:cs="Times New Roman"/>
          <w:lang w:val="en-HK"/>
        </w:rPr>
      </w:pPr>
    </w:p>
    <w:p w14:paraId="5D28608C" w14:textId="77777777" w:rsidR="0013556B" w:rsidRPr="00753687" w:rsidRDefault="0013556B" w:rsidP="0013556B">
      <w:pPr>
        <w:spacing w:after="0"/>
        <w:ind w:left="360"/>
        <w:rPr>
          <w:rFonts w:ascii="Times New Roman" w:hAnsi="Times New Roman" w:cs="Times New Roman"/>
          <w:lang w:val="en-HK"/>
        </w:rPr>
      </w:pPr>
      <w:r>
        <w:rPr>
          <w:rFonts w:ascii="Times New Roman" w:hAnsi="Times New Roman" w:cs="Times New Roman"/>
          <w:lang w:val="en-US"/>
        </w:rPr>
        <w:t>After w</w:t>
      </w:r>
      <w:r w:rsidRPr="00753687">
        <w:rPr>
          <w:rFonts w:ascii="Times New Roman" w:hAnsi="Times New Roman" w:cs="Times New Roman"/>
          <w:lang w:val="en-US"/>
        </w:rPr>
        <w:t>itness</w:t>
      </w:r>
      <w:r>
        <w:rPr>
          <w:rFonts w:ascii="Times New Roman" w:hAnsi="Times New Roman" w:cs="Times New Roman"/>
          <w:lang w:val="en-US"/>
        </w:rPr>
        <w:t>ing</w:t>
      </w:r>
      <w:r w:rsidRPr="00753687">
        <w:rPr>
          <w:rFonts w:ascii="Times New Roman" w:hAnsi="Times New Roman" w:cs="Times New Roman"/>
          <w:lang w:val="en-US"/>
        </w:rPr>
        <w:t xml:space="preserve"> the handover of the completed provisions from the Contractor to the local Partner</w:t>
      </w:r>
      <w:r>
        <w:rPr>
          <w:rFonts w:ascii="Times New Roman" w:hAnsi="Times New Roman" w:cs="Times New Roman"/>
          <w:lang w:val="en-US"/>
        </w:rPr>
        <w:t xml:space="preserve">, Project Team will </w:t>
      </w:r>
      <w:r>
        <w:rPr>
          <w:rFonts w:ascii="Times New Roman" w:hAnsi="Times New Roman" w:cs="Times New Roman"/>
          <w:lang w:val="en-HK"/>
        </w:rPr>
        <w:t>r</w:t>
      </w:r>
      <w:proofErr w:type="spellStart"/>
      <w:r w:rsidRPr="00753687">
        <w:rPr>
          <w:rFonts w:ascii="Times New Roman" w:hAnsi="Times New Roman" w:cs="Times New Roman"/>
          <w:lang w:val="en-US"/>
        </w:rPr>
        <w:t>ecommend</w:t>
      </w:r>
      <w:proofErr w:type="spellEnd"/>
      <w:r w:rsidRPr="00753687">
        <w:rPr>
          <w:rFonts w:ascii="Times New Roman" w:hAnsi="Times New Roman" w:cs="Times New Roman"/>
          <w:lang w:val="en-US"/>
        </w:rPr>
        <w:t xml:space="preserve"> final payment</w:t>
      </w:r>
      <w:r>
        <w:rPr>
          <w:rFonts w:ascii="Times New Roman" w:hAnsi="Times New Roman" w:cs="Times New Roman"/>
          <w:lang w:val="en-US"/>
        </w:rPr>
        <w:t xml:space="preserve"> and a</w:t>
      </w:r>
      <w:r w:rsidRPr="00753687">
        <w:rPr>
          <w:rFonts w:ascii="Times New Roman" w:hAnsi="Times New Roman" w:cs="Times New Roman"/>
          <w:lang w:val="en-US"/>
        </w:rPr>
        <w:t>ttend the handover ceremo</w:t>
      </w:r>
      <w:r>
        <w:rPr>
          <w:rFonts w:ascii="Times New Roman" w:hAnsi="Times New Roman" w:cs="Times New Roman"/>
          <w:lang w:val="en-US"/>
        </w:rPr>
        <w:t>ny (usually organized by local p</w:t>
      </w:r>
      <w:r w:rsidRPr="00753687">
        <w:rPr>
          <w:rFonts w:ascii="Times New Roman" w:hAnsi="Times New Roman" w:cs="Times New Roman"/>
          <w:lang w:val="en-US"/>
        </w:rPr>
        <w:t>artner)</w:t>
      </w:r>
    </w:p>
    <w:p w14:paraId="710CBAB1" w14:textId="77777777" w:rsidR="0013556B" w:rsidRPr="003679DF" w:rsidRDefault="0013556B" w:rsidP="0013556B">
      <w:pPr>
        <w:spacing w:after="0"/>
        <w:ind w:left="360"/>
        <w:rPr>
          <w:rFonts w:ascii="Times New Roman" w:hAnsi="Times New Roman" w:cs="Times New Roman"/>
        </w:rPr>
      </w:pPr>
    </w:p>
    <w:p w14:paraId="1062FE5B" w14:textId="77777777" w:rsidR="0013556B"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 xml:space="preserve">Project Close-out </w:t>
      </w:r>
    </w:p>
    <w:p w14:paraId="40C4ABD2" w14:textId="77777777" w:rsidR="0013556B" w:rsidRDefault="0013556B" w:rsidP="0013556B">
      <w:pPr>
        <w:spacing w:after="0"/>
        <w:ind w:left="360"/>
        <w:rPr>
          <w:rFonts w:ascii="Times New Roman" w:hAnsi="Times New Roman" w:cs="Times New Roman"/>
        </w:rPr>
      </w:pPr>
    </w:p>
    <w:p w14:paraId="54006B0F" w14:textId="77777777" w:rsidR="0013556B" w:rsidRDefault="0013556B" w:rsidP="0013556B">
      <w:pPr>
        <w:spacing w:after="0"/>
        <w:ind w:left="360"/>
        <w:rPr>
          <w:rFonts w:ascii="Times New Roman" w:hAnsi="Times New Roman" w:cs="Times New Roman"/>
        </w:rPr>
      </w:pPr>
      <w:r>
        <w:rPr>
          <w:rFonts w:ascii="Times New Roman" w:hAnsi="Times New Roman" w:cs="Times New Roman"/>
        </w:rPr>
        <w:t xml:space="preserve">This is an opportunity to create records from the project, so that they can be used for learning and experience. </w:t>
      </w:r>
    </w:p>
    <w:p w14:paraId="2F17FB23" w14:textId="77777777" w:rsidR="0013556B" w:rsidRDefault="0013556B" w:rsidP="0013556B">
      <w:pPr>
        <w:spacing w:after="0"/>
        <w:ind w:left="360"/>
        <w:rPr>
          <w:rFonts w:ascii="Times New Roman" w:hAnsi="Times New Roman" w:cs="Times New Roman"/>
        </w:rPr>
      </w:pPr>
    </w:p>
    <w:p w14:paraId="460A3BA4" w14:textId="77777777" w:rsidR="0013556B" w:rsidRPr="00753687" w:rsidRDefault="0013556B" w:rsidP="0013556B">
      <w:pPr>
        <w:spacing w:after="0"/>
        <w:ind w:left="360"/>
        <w:rPr>
          <w:rFonts w:ascii="Times New Roman" w:hAnsi="Times New Roman" w:cs="Times New Roman"/>
          <w:lang w:val="en-HK"/>
        </w:rPr>
      </w:pPr>
      <w:r>
        <w:rPr>
          <w:rFonts w:ascii="Times New Roman" w:hAnsi="Times New Roman" w:cs="Times New Roman"/>
        </w:rPr>
        <w:t xml:space="preserve">Feedback is shared between EWB-HK and the local partner about the successes and failures of the project </w:t>
      </w:r>
      <w:r w:rsidRPr="00753687">
        <w:rPr>
          <w:rFonts w:ascii="Times New Roman" w:hAnsi="Times New Roman" w:cs="Times New Roman"/>
          <w:lang w:val="en-US"/>
        </w:rPr>
        <w:t>(Process, Communications, Design, Interactions, Time, Money)</w:t>
      </w:r>
      <w:r>
        <w:rPr>
          <w:rFonts w:ascii="Times New Roman" w:hAnsi="Times New Roman" w:cs="Times New Roman"/>
          <w:lang w:val="en-US"/>
        </w:rPr>
        <w:t>.</w:t>
      </w:r>
    </w:p>
    <w:p w14:paraId="119ED8D3"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lastRenderedPageBreak/>
        <w:t>“</w:t>
      </w:r>
      <w:r w:rsidRPr="00753687">
        <w:rPr>
          <w:rFonts w:ascii="Times New Roman" w:hAnsi="Times New Roman" w:cs="Times New Roman"/>
          <w:lang w:val="en-US"/>
        </w:rPr>
        <w:t>Lessons Learned</w:t>
      </w:r>
      <w:r>
        <w:rPr>
          <w:rFonts w:ascii="Times New Roman" w:hAnsi="Times New Roman" w:cs="Times New Roman"/>
          <w:lang w:val="en-US"/>
        </w:rPr>
        <w:t xml:space="preserve">” are identified:  </w:t>
      </w:r>
      <w:r w:rsidRPr="00753687">
        <w:rPr>
          <w:rFonts w:ascii="Times New Roman" w:hAnsi="Times New Roman" w:cs="Times New Roman"/>
          <w:lang w:val="en-US"/>
        </w:rPr>
        <w:t xml:space="preserve">possible improvements for other </w:t>
      </w:r>
      <w:r>
        <w:rPr>
          <w:rFonts w:ascii="Times New Roman" w:hAnsi="Times New Roman" w:cs="Times New Roman"/>
          <w:lang w:val="en-US"/>
        </w:rPr>
        <w:t xml:space="preserve">similar </w:t>
      </w:r>
      <w:r w:rsidRPr="00753687">
        <w:rPr>
          <w:rFonts w:ascii="Times New Roman" w:hAnsi="Times New Roman" w:cs="Times New Roman"/>
          <w:lang w:val="en-US"/>
        </w:rPr>
        <w:t>projects</w:t>
      </w:r>
      <w:r>
        <w:rPr>
          <w:rFonts w:ascii="Times New Roman" w:hAnsi="Times New Roman" w:cs="Times New Roman"/>
          <w:lang w:val="en-US"/>
        </w:rPr>
        <w:t xml:space="preserve"> are drafted and duly filed in the EWB-HK repository server. </w:t>
      </w:r>
    </w:p>
    <w:p w14:paraId="15F0CCC1" w14:textId="77777777" w:rsidR="0013556B" w:rsidRPr="00753687" w:rsidRDefault="0013556B" w:rsidP="0013556B">
      <w:pPr>
        <w:spacing w:after="0"/>
        <w:ind w:left="360"/>
        <w:rPr>
          <w:rFonts w:ascii="Times New Roman" w:hAnsi="Times New Roman" w:cs="Times New Roman"/>
          <w:lang w:val="en-HK"/>
        </w:rPr>
      </w:pPr>
    </w:p>
    <w:p w14:paraId="51EBC122" w14:textId="77777777" w:rsidR="0013556B" w:rsidRDefault="0013556B" w:rsidP="0013556B">
      <w:pPr>
        <w:spacing w:after="0"/>
        <w:ind w:left="360"/>
        <w:rPr>
          <w:rFonts w:ascii="Times New Roman" w:hAnsi="Times New Roman" w:cs="Times New Roman"/>
          <w:lang w:val="en-US"/>
        </w:rPr>
      </w:pPr>
      <w:r>
        <w:rPr>
          <w:rFonts w:ascii="Times New Roman" w:hAnsi="Times New Roman" w:cs="Times New Roman"/>
          <w:lang w:val="en-US"/>
        </w:rPr>
        <w:t>Deliverables obtained during projects are measured against the Initial Project Scope and the</w:t>
      </w:r>
      <w:r w:rsidRPr="00753687">
        <w:rPr>
          <w:rFonts w:ascii="Times New Roman" w:hAnsi="Times New Roman" w:cs="Times New Roman"/>
          <w:lang w:val="en-US"/>
        </w:rPr>
        <w:t xml:space="preserve"> UN</w:t>
      </w:r>
      <w:r>
        <w:rPr>
          <w:rFonts w:ascii="Times New Roman" w:hAnsi="Times New Roman" w:cs="Times New Roman"/>
          <w:lang w:val="en-US"/>
        </w:rPr>
        <w:t xml:space="preserve"> </w:t>
      </w:r>
      <w:r w:rsidRPr="00753687">
        <w:rPr>
          <w:rFonts w:ascii="Times New Roman" w:hAnsi="Times New Roman" w:cs="Times New Roman"/>
          <w:lang w:val="en-US"/>
        </w:rPr>
        <w:t>SDG</w:t>
      </w:r>
      <w:r>
        <w:rPr>
          <w:rFonts w:ascii="Times New Roman" w:hAnsi="Times New Roman" w:cs="Times New Roman"/>
          <w:lang w:val="en-US"/>
        </w:rPr>
        <w:t xml:space="preserve">s. </w:t>
      </w:r>
    </w:p>
    <w:p w14:paraId="5C5D17F5" w14:textId="77777777" w:rsidR="0013556B" w:rsidRDefault="0013556B" w:rsidP="0013556B">
      <w:pPr>
        <w:spacing w:after="0"/>
        <w:ind w:left="360"/>
        <w:rPr>
          <w:rFonts w:ascii="Times New Roman" w:hAnsi="Times New Roman" w:cs="Times New Roman"/>
          <w:lang w:val="en-HK"/>
        </w:rPr>
      </w:pPr>
    </w:p>
    <w:p w14:paraId="7A6CED57" w14:textId="77777777" w:rsidR="0013556B" w:rsidRDefault="0013556B" w:rsidP="0013556B">
      <w:pPr>
        <w:spacing w:after="0"/>
        <w:ind w:left="360"/>
        <w:rPr>
          <w:rFonts w:ascii="Times New Roman" w:hAnsi="Times New Roman" w:cs="Times New Roman"/>
          <w:lang w:val="en-HK"/>
        </w:rPr>
      </w:pPr>
      <w:r>
        <w:rPr>
          <w:rFonts w:ascii="Times New Roman" w:hAnsi="Times New Roman" w:cs="Times New Roman"/>
          <w:lang w:val="en-HK"/>
        </w:rPr>
        <w:t xml:space="preserve">A full “Post-Mortem” of the project is filed, reviewing effectiveness, management, objectives met, relationships, opportunities, partnerships, failures and successes. </w:t>
      </w:r>
    </w:p>
    <w:p w14:paraId="3FDA0C8E" w14:textId="77777777" w:rsidR="0013556B" w:rsidRPr="003679DF" w:rsidRDefault="0013556B" w:rsidP="0013556B">
      <w:pPr>
        <w:spacing w:after="0"/>
        <w:ind w:left="360"/>
        <w:rPr>
          <w:rFonts w:ascii="Times New Roman" w:hAnsi="Times New Roman" w:cs="Times New Roman"/>
        </w:rPr>
      </w:pPr>
    </w:p>
    <w:p w14:paraId="2B20776F" w14:textId="77777777" w:rsidR="0013556B" w:rsidRDefault="0013556B" w:rsidP="0013556B">
      <w:pPr>
        <w:pStyle w:val="ListParagraph"/>
        <w:numPr>
          <w:ilvl w:val="0"/>
          <w:numId w:val="33"/>
        </w:numPr>
        <w:spacing w:after="0"/>
        <w:rPr>
          <w:rFonts w:ascii="Times New Roman" w:hAnsi="Times New Roman" w:cs="Times New Roman"/>
        </w:rPr>
      </w:pPr>
      <w:r>
        <w:rPr>
          <w:rFonts w:ascii="Times New Roman" w:hAnsi="Times New Roman" w:cs="Times New Roman"/>
        </w:rPr>
        <w:t xml:space="preserve">Post-Project Monitoring </w:t>
      </w:r>
    </w:p>
    <w:p w14:paraId="17929A9E" w14:textId="77777777" w:rsidR="0013556B" w:rsidRDefault="0013556B" w:rsidP="0013556B">
      <w:pPr>
        <w:spacing w:after="0"/>
        <w:ind w:left="426"/>
        <w:rPr>
          <w:rFonts w:ascii="Times New Roman" w:hAnsi="Times New Roman" w:cs="Times New Roman"/>
        </w:rPr>
      </w:pPr>
    </w:p>
    <w:p w14:paraId="6E426933" w14:textId="77777777" w:rsidR="0013556B" w:rsidRDefault="0013556B" w:rsidP="0013556B">
      <w:pPr>
        <w:spacing w:after="0"/>
        <w:ind w:left="426"/>
        <w:rPr>
          <w:rFonts w:ascii="Times New Roman" w:hAnsi="Times New Roman" w:cs="Times New Roman"/>
        </w:rPr>
      </w:pPr>
      <w:r>
        <w:rPr>
          <w:rFonts w:ascii="Times New Roman" w:hAnsi="Times New Roman" w:cs="Times New Roman"/>
        </w:rPr>
        <w:t xml:space="preserve">EWB-HK will maintain correspondence with the local partner and occasional require updates on the status of the project, to ensure continuity of the project and a positive legacy. </w:t>
      </w:r>
    </w:p>
    <w:p w14:paraId="04CAC683" w14:textId="77777777" w:rsidR="0013556B" w:rsidRPr="003679DF" w:rsidRDefault="0013556B" w:rsidP="0013556B">
      <w:pPr>
        <w:spacing w:after="0"/>
        <w:ind w:left="426"/>
        <w:rPr>
          <w:rFonts w:ascii="Times New Roman" w:hAnsi="Times New Roman" w:cs="Times New Roman"/>
        </w:rPr>
      </w:pPr>
      <w:r>
        <w:rPr>
          <w:rFonts w:ascii="Times New Roman" w:hAnsi="Times New Roman" w:cs="Times New Roman"/>
        </w:rPr>
        <w:t xml:space="preserve">In most cases, projects are fully “closed-out” and transferred entirely to local partners for follow up. </w:t>
      </w:r>
    </w:p>
    <w:p w14:paraId="54B9EE1C" w14:textId="54E7A10E" w:rsidR="003D300A" w:rsidRDefault="003D300A" w:rsidP="00687A5F">
      <w:pPr>
        <w:rPr>
          <w:rFonts w:ascii="Times New Roman" w:hAnsi="Times New Roman" w:cs="Times New Roman"/>
          <w:b/>
        </w:rPr>
      </w:pPr>
    </w:p>
    <w:p w14:paraId="1AE011F0" w14:textId="77777777" w:rsidR="00F85CFE" w:rsidRDefault="00F85CFE" w:rsidP="00F85CFE">
      <w:pPr>
        <w:spacing w:after="120"/>
        <w:ind w:left="1134" w:hanging="1134"/>
        <w:rPr>
          <w:rFonts w:ascii="Arial" w:hAnsi="Arial" w:cs="Arial"/>
          <w:b/>
          <w:u w:val="single"/>
          <w:lang w:eastAsia="zh-TW"/>
        </w:rPr>
      </w:pPr>
    </w:p>
    <w:p w14:paraId="642DB13C" w14:textId="51DBCE8A" w:rsidR="00F85CFE" w:rsidRPr="00F85CFE" w:rsidRDefault="00F85CFE" w:rsidP="00F85CFE">
      <w:pPr>
        <w:spacing w:after="120"/>
        <w:ind w:left="1134" w:hanging="1134"/>
        <w:rPr>
          <w:rFonts w:ascii="Arial" w:hAnsi="Arial" w:cs="Arial"/>
          <w:b/>
          <w:lang w:eastAsia="zh-TW"/>
        </w:rPr>
      </w:pPr>
      <w:r w:rsidRPr="00F85CFE">
        <w:rPr>
          <w:rFonts w:ascii="Arial" w:hAnsi="Arial" w:cs="Arial"/>
          <w:b/>
          <w:lang w:eastAsia="zh-TW"/>
        </w:rPr>
        <w:t>13.3   “Disclaimer” to the External Party</w:t>
      </w:r>
    </w:p>
    <w:p w14:paraId="47F5321F" w14:textId="77777777" w:rsidR="00F85CFE" w:rsidRDefault="00F85CFE" w:rsidP="00F85CFE">
      <w:pPr>
        <w:spacing w:after="120"/>
        <w:rPr>
          <w:rFonts w:ascii="Arial" w:hAnsi="Arial" w:cs="Arial"/>
          <w:lang w:eastAsia="zh-TW"/>
        </w:rPr>
      </w:pPr>
    </w:p>
    <w:p w14:paraId="2490BB9C" w14:textId="1E809AA5" w:rsidR="00F85CFE" w:rsidRDefault="00F85CFE" w:rsidP="00F85CFE">
      <w:pPr>
        <w:spacing w:after="120"/>
        <w:rPr>
          <w:rFonts w:ascii="Arial" w:hAnsi="Arial" w:cs="Arial"/>
          <w:lang w:eastAsia="zh-TW"/>
        </w:rPr>
      </w:pPr>
      <w:r>
        <w:rPr>
          <w:rFonts w:ascii="Arial" w:hAnsi="Arial" w:cs="Arial"/>
          <w:lang w:eastAsia="zh-TW"/>
        </w:rPr>
        <w:t xml:space="preserve">The finalized Disclaimer shall be included in all formal service or engineering project proposal / report submission to the external party.  </w:t>
      </w:r>
    </w:p>
    <w:p w14:paraId="5F7A1C2C" w14:textId="77777777" w:rsidR="00F85CFE" w:rsidRDefault="00F85CFE" w:rsidP="00F85CFE">
      <w:pPr>
        <w:spacing w:after="120"/>
        <w:rPr>
          <w:rFonts w:ascii="Arial" w:hAnsi="Arial" w:cs="Arial"/>
          <w:lang w:eastAsia="zh-TW"/>
        </w:rPr>
      </w:pPr>
    </w:p>
    <w:p w14:paraId="6A97AF48" w14:textId="77777777" w:rsidR="00F85CFE" w:rsidRDefault="00F85CFE" w:rsidP="00F85CFE">
      <w:pPr>
        <w:spacing w:after="120"/>
        <w:rPr>
          <w:rFonts w:ascii="Arial" w:hAnsi="Arial" w:cs="Arial"/>
          <w:b/>
          <w:i/>
          <w:color w:val="2E74B5" w:themeColor="accent1" w:themeShade="BF"/>
          <w:lang w:eastAsia="zh-TW"/>
        </w:rPr>
      </w:pPr>
      <w:r>
        <w:rPr>
          <w:rFonts w:ascii="Arial" w:hAnsi="Arial" w:cs="Arial"/>
          <w:b/>
          <w:i/>
          <w:color w:val="2E74B5" w:themeColor="accent1" w:themeShade="BF"/>
          <w:lang w:eastAsia="zh-TW"/>
        </w:rPr>
        <w:t>Disclaimer:</w:t>
      </w:r>
    </w:p>
    <w:p w14:paraId="582C3B31" w14:textId="77777777" w:rsidR="00F85CFE" w:rsidRDefault="00F85CFE" w:rsidP="00F85CFE">
      <w:pPr>
        <w:spacing w:after="120"/>
        <w:rPr>
          <w:rFonts w:ascii="Arial" w:hAnsi="Arial" w:cs="Arial"/>
          <w:i/>
          <w:color w:val="2E74B5" w:themeColor="accent1" w:themeShade="BF"/>
          <w:lang w:eastAsia="zh-TW"/>
        </w:rPr>
      </w:pPr>
      <w:r>
        <w:rPr>
          <w:rFonts w:ascii="Arial" w:hAnsi="Arial" w:cs="Arial"/>
          <w:i/>
          <w:color w:val="2E74B5" w:themeColor="accent1" w:themeShade="BF"/>
          <w:lang w:eastAsia="zh-TW"/>
        </w:rPr>
        <w:t>The engineering advisory services (including all reports, drawings, specifications, instructions, workmanship and communications) as provided by the Engineers Without Borders (Hong Kong) Limited (EWB-HK) and its designated pro bono engineer(s), are for reference only.  The organizations receiving such engineering advisory services (both directly and indirectly) shall release, forever discharge, agree not to sue and hold harmless EWB-HK and its successors and assigns or its directors, officers, employees, sub-contractors, volunteers, sponsors, agents and affiliates from any and all liabilities, claims, and demands, costs and expenses of whatever kind of nature, either in law or in equity, which arise or may hereafter arise from the Engagement and/or any Services contemplated provided / to be provided by EWB-HK. </w:t>
      </w:r>
    </w:p>
    <w:p w14:paraId="6C3F11EC" w14:textId="77777777" w:rsidR="00443757" w:rsidRPr="00A4393E" w:rsidRDefault="00443757" w:rsidP="00687A5F">
      <w:pPr>
        <w:rPr>
          <w:rFonts w:ascii="Times New Roman" w:hAnsi="Times New Roman" w:cs="Times New Roman"/>
          <w:b/>
        </w:rPr>
      </w:pPr>
    </w:p>
    <w:p w14:paraId="03EA9B52" w14:textId="4A9F829F" w:rsidR="00687A5F" w:rsidRDefault="00443757" w:rsidP="00687A5F">
      <w:pPr>
        <w:rPr>
          <w:rFonts w:ascii="Times New Roman" w:hAnsi="Times New Roman" w:cs="Times New Roman"/>
          <w:b/>
          <w:szCs w:val="24"/>
        </w:rPr>
      </w:pPr>
      <w:r>
        <w:rPr>
          <w:rFonts w:ascii="Times New Roman" w:hAnsi="Times New Roman" w:cs="Times New Roman"/>
          <w:b/>
          <w:szCs w:val="24"/>
        </w:rPr>
        <w:t>SECTION 14: PUBLIC AFFAIRS</w:t>
      </w:r>
    </w:p>
    <w:p w14:paraId="6462D936" w14:textId="77777777" w:rsidR="00443757" w:rsidRPr="00A4393E" w:rsidRDefault="00443757" w:rsidP="00687A5F">
      <w:pPr>
        <w:rPr>
          <w:rFonts w:ascii="Times New Roman" w:hAnsi="Times New Roman" w:cs="Times New Roman"/>
          <w:b/>
          <w:szCs w:val="24"/>
        </w:rPr>
      </w:pPr>
    </w:p>
    <w:p w14:paraId="12845F19" w14:textId="3F33E973" w:rsidR="00687A5F" w:rsidRDefault="00687A5F" w:rsidP="00687A5F">
      <w:pPr>
        <w:rPr>
          <w:rFonts w:ascii="Times New Roman" w:hAnsi="Times New Roman" w:cs="Times New Roman"/>
          <w:b/>
        </w:rPr>
      </w:pPr>
      <w:r w:rsidRPr="00A4393E">
        <w:rPr>
          <w:rFonts w:ascii="Times New Roman" w:hAnsi="Times New Roman" w:cs="Times New Roman"/>
          <w:b/>
        </w:rPr>
        <w:t>14.1 Media Relations</w:t>
      </w:r>
    </w:p>
    <w:p w14:paraId="458FABC8" w14:textId="77777777" w:rsidR="00443757" w:rsidRPr="00A4393E" w:rsidRDefault="00443757" w:rsidP="00443757">
      <w:pPr>
        <w:spacing w:after="0"/>
        <w:rPr>
          <w:rFonts w:ascii="Times New Roman" w:hAnsi="Times New Roman" w:cs="Times New Roman"/>
          <w:b/>
        </w:rPr>
      </w:pPr>
    </w:p>
    <w:p w14:paraId="7B40FBEC" w14:textId="77777777" w:rsidR="00687A5F" w:rsidRPr="00A4393E" w:rsidRDefault="00687A5F" w:rsidP="00443757">
      <w:pPr>
        <w:spacing w:after="0"/>
        <w:rPr>
          <w:rFonts w:ascii="Times New Roman" w:hAnsi="Times New Roman" w:cs="Times New Roman"/>
        </w:rPr>
      </w:pPr>
      <w:r w:rsidRPr="00A4393E">
        <w:rPr>
          <w:rFonts w:ascii="Times New Roman" w:hAnsi="Times New Roman" w:cs="Times New Roman"/>
        </w:rPr>
        <w:t>EWB-HK routinely utilizes media to promote its missions.</w:t>
      </w:r>
    </w:p>
    <w:p w14:paraId="070D95A2" w14:textId="77777777" w:rsidR="00687A5F" w:rsidRPr="00A4393E" w:rsidRDefault="00687A5F" w:rsidP="00443757">
      <w:pPr>
        <w:spacing w:after="0"/>
        <w:rPr>
          <w:rFonts w:ascii="Times New Roman" w:hAnsi="Times New Roman" w:cs="Times New Roman"/>
        </w:rPr>
      </w:pPr>
      <w:r w:rsidRPr="00A4393E">
        <w:rPr>
          <w:rFonts w:ascii="Times New Roman" w:hAnsi="Times New Roman" w:cs="Times New Roman"/>
        </w:rPr>
        <w:t>Media relations is a key asset of the organization, to:</w:t>
      </w:r>
    </w:p>
    <w:p w14:paraId="2F3215EF" w14:textId="77777777" w:rsidR="00687A5F" w:rsidRPr="00A4393E" w:rsidRDefault="00687A5F" w:rsidP="00687A5F">
      <w:pPr>
        <w:pStyle w:val="ListParagraph"/>
        <w:widowControl w:val="0"/>
        <w:numPr>
          <w:ilvl w:val="0"/>
          <w:numId w:val="35"/>
        </w:numPr>
        <w:spacing w:after="0" w:line="240" w:lineRule="auto"/>
        <w:contextualSpacing w:val="0"/>
        <w:rPr>
          <w:rFonts w:ascii="Times New Roman" w:hAnsi="Times New Roman" w:cs="Times New Roman"/>
        </w:rPr>
      </w:pPr>
      <w:r w:rsidRPr="00A4393E">
        <w:rPr>
          <w:rFonts w:ascii="Times New Roman" w:hAnsi="Times New Roman" w:cs="Times New Roman"/>
        </w:rPr>
        <w:t>Attract corporate or private donations</w:t>
      </w:r>
    </w:p>
    <w:p w14:paraId="2F804080" w14:textId="77777777" w:rsidR="00687A5F" w:rsidRPr="00A4393E" w:rsidRDefault="00687A5F" w:rsidP="00687A5F">
      <w:pPr>
        <w:pStyle w:val="ListParagraph"/>
        <w:widowControl w:val="0"/>
        <w:numPr>
          <w:ilvl w:val="0"/>
          <w:numId w:val="35"/>
        </w:numPr>
        <w:spacing w:after="0" w:line="240" w:lineRule="auto"/>
        <w:contextualSpacing w:val="0"/>
        <w:rPr>
          <w:rFonts w:ascii="Times New Roman" w:hAnsi="Times New Roman" w:cs="Times New Roman"/>
        </w:rPr>
      </w:pPr>
      <w:r w:rsidRPr="00A4393E">
        <w:rPr>
          <w:rFonts w:ascii="Times New Roman" w:hAnsi="Times New Roman" w:cs="Times New Roman"/>
        </w:rPr>
        <w:t>Interest professional Engineers in doing pro-bono humanitarian work</w:t>
      </w:r>
    </w:p>
    <w:p w14:paraId="66373DB2" w14:textId="77777777" w:rsidR="00687A5F" w:rsidRPr="00A4393E" w:rsidRDefault="00687A5F" w:rsidP="00687A5F">
      <w:pPr>
        <w:pStyle w:val="ListParagraph"/>
        <w:widowControl w:val="0"/>
        <w:numPr>
          <w:ilvl w:val="0"/>
          <w:numId w:val="35"/>
        </w:numPr>
        <w:spacing w:after="0" w:line="240" w:lineRule="auto"/>
        <w:contextualSpacing w:val="0"/>
        <w:rPr>
          <w:rFonts w:ascii="Times New Roman" w:hAnsi="Times New Roman" w:cs="Times New Roman"/>
        </w:rPr>
      </w:pPr>
      <w:r w:rsidRPr="00A4393E">
        <w:rPr>
          <w:rFonts w:ascii="Times New Roman" w:hAnsi="Times New Roman" w:cs="Times New Roman"/>
        </w:rPr>
        <w:lastRenderedPageBreak/>
        <w:t>Liaise with NGO and local partners to cooperate on projects</w:t>
      </w:r>
    </w:p>
    <w:p w14:paraId="7046D5A4" w14:textId="77777777" w:rsidR="00687A5F" w:rsidRPr="00A4393E" w:rsidRDefault="00687A5F" w:rsidP="00687A5F">
      <w:pPr>
        <w:pStyle w:val="ListParagraph"/>
        <w:widowControl w:val="0"/>
        <w:numPr>
          <w:ilvl w:val="0"/>
          <w:numId w:val="35"/>
        </w:numPr>
        <w:spacing w:after="0" w:line="240" w:lineRule="auto"/>
        <w:contextualSpacing w:val="0"/>
        <w:rPr>
          <w:rFonts w:ascii="Times New Roman" w:hAnsi="Times New Roman" w:cs="Times New Roman"/>
        </w:rPr>
      </w:pPr>
      <w:r w:rsidRPr="00A4393E">
        <w:rPr>
          <w:rFonts w:ascii="Times New Roman" w:hAnsi="Times New Roman" w:cs="Times New Roman"/>
        </w:rPr>
        <w:t>Boost the reputation and image of the Organization</w:t>
      </w:r>
    </w:p>
    <w:p w14:paraId="687ED7B5" w14:textId="77777777" w:rsidR="00687A5F" w:rsidRPr="00A4393E" w:rsidRDefault="00687A5F" w:rsidP="00687A5F">
      <w:pPr>
        <w:rPr>
          <w:rFonts w:ascii="Times New Roman" w:hAnsi="Times New Roman" w:cs="Times New Roman"/>
        </w:rPr>
      </w:pPr>
    </w:p>
    <w:p w14:paraId="65262094" w14:textId="77777777" w:rsidR="00687A5F" w:rsidRPr="00A4393E" w:rsidRDefault="00687A5F" w:rsidP="00687A5F">
      <w:pPr>
        <w:rPr>
          <w:rFonts w:ascii="Times New Roman" w:hAnsi="Times New Roman" w:cs="Times New Roman"/>
        </w:rPr>
      </w:pPr>
      <w:r w:rsidRPr="00A4393E">
        <w:rPr>
          <w:rFonts w:ascii="Times New Roman" w:hAnsi="Times New Roman" w:cs="Times New Roman"/>
        </w:rPr>
        <w:t xml:space="preserve">Media relations are of very different types: </w:t>
      </w:r>
    </w:p>
    <w:p w14:paraId="02BCC834"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Public Events</w:t>
      </w:r>
    </w:p>
    <w:p w14:paraId="1F591EBA"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Press Conference or Interviews</w:t>
      </w:r>
    </w:p>
    <w:p w14:paraId="38FC8304"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Seminars / Public Conferences</w:t>
      </w:r>
    </w:p>
    <w:p w14:paraId="4A3AF8D5"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Social Media posts</w:t>
      </w:r>
    </w:p>
    <w:p w14:paraId="5368EF0D"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Email newsletters</w:t>
      </w:r>
    </w:p>
    <w:p w14:paraId="7BA7A03C"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EWB-HK main website updates</w:t>
      </w:r>
    </w:p>
    <w:p w14:paraId="68BB07D1"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Material distributed to volunteers and NGO and local partners</w:t>
      </w:r>
    </w:p>
    <w:p w14:paraId="6A27DE06" w14:textId="77777777" w:rsidR="00687A5F" w:rsidRPr="00A4393E"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A4393E">
        <w:rPr>
          <w:rFonts w:ascii="Times New Roman" w:hAnsi="Times New Roman" w:cs="Times New Roman"/>
        </w:rPr>
        <w:t xml:space="preserve">Etc. </w:t>
      </w:r>
    </w:p>
    <w:p w14:paraId="167D8B1C" w14:textId="77777777" w:rsidR="00687A5F" w:rsidRPr="00A4393E" w:rsidRDefault="00687A5F" w:rsidP="00687A5F">
      <w:pPr>
        <w:rPr>
          <w:rFonts w:ascii="Times New Roman" w:hAnsi="Times New Roman" w:cs="Times New Roman"/>
        </w:rPr>
      </w:pPr>
    </w:p>
    <w:p w14:paraId="694E7F78" w14:textId="77777777" w:rsidR="00687A5F" w:rsidRPr="00A4393E" w:rsidRDefault="00687A5F" w:rsidP="00687A5F">
      <w:pPr>
        <w:rPr>
          <w:rFonts w:ascii="Times New Roman" w:hAnsi="Times New Roman" w:cs="Times New Roman"/>
        </w:rPr>
      </w:pPr>
      <w:r w:rsidRPr="00A4393E">
        <w:rPr>
          <w:rFonts w:ascii="Times New Roman" w:hAnsi="Times New Roman" w:cs="Times New Roman"/>
        </w:rPr>
        <w:t xml:space="preserve">It is therefore necessary to establish cohesive guidelines to make sure a common impactful message is communicated in a consistent format across all media. </w:t>
      </w:r>
    </w:p>
    <w:p w14:paraId="037D17AF" w14:textId="77777777" w:rsidR="00687A5F" w:rsidRPr="00A4393E" w:rsidRDefault="00687A5F" w:rsidP="00687A5F">
      <w:pPr>
        <w:rPr>
          <w:rFonts w:ascii="Times New Roman" w:hAnsi="Times New Roman" w:cs="Times New Roman"/>
        </w:rPr>
      </w:pPr>
    </w:p>
    <w:p w14:paraId="7CE10B6E" w14:textId="68860317" w:rsidR="00687A5F" w:rsidRPr="00A4393E" w:rsidRDefault="00687A5F" w:rsidP="00687A5F">
      <w:pPr>
        <w:rPr>
          <w:rFonts w:ascii="Times New Roman" w:hAnsi="Times New Roman" w:cs="Times New Roman"/>
          <w:b/>
        </w:rPr>
      </w:pPr>
      <w:r w:rsidRPr="00A4393E">
        <w:rPr>
          <w:rFonts w:ascii="Times New Roman" w:hAnsi="Times New Roman" w:cs="Times New Roman"/>
          <w:b/>
        </w:rPr>
        <w:t>14.2 Br</w:t>
      </w:r>
      <w:r w:rsidR="00443757">
        <w:rPr>
          <w:rFonts w:ascii="Times New Roman" w:hAnsi="Times New Roman" w:cs="Times New Roman"/>
          <w:b/>
        </w:rPr>
        <w:t>anding Guidelines and Templates</w:t>
      </w:r>
      <w:r w:rsidRPr="00A4393E">
        <w:rPr>
          <w:rFonts w:ascii="Times New Roman" w:hAnsi="Times New Roman" w:cs="Times New Roman"/>
          <w:b/>
        </w:rPr>
        <w:tab/>
      </w:r>
    </w:p>
    <w:p w14:paraId="3AB45B02" w14:textId="1DF8B5D3" w:rsidR="00687A5F" w:rsidRPr="00A4393E" w:rsidRDefault="00443757" w:rsidP="00687A5F">
      <w:pPr>
        <w:rPr>
          <w:rFonts w:ascii="Times New Roman" w:hAnsi="Times New Roman" w:cs="Times New Roman"/>
          <w:b/>
        </w:rPr>
      </w:pPr>
      <w:r>
        <w:rPr>
          <w:rFonts w:ascii="Times New Roman" w:hAnsi="Times New Roman" w:cs="Times New Roman"/>
          <w:b/>
        </w:rPr>
        <w:tab/>
      </w:r>
      <w:r w:rsidR="00687A5F" w:rsidRPr="00A4393E">
        <w:rPr>
          <w:rFonts w:ascii="Times New Roman" w:hAnsi="Times New Roman" w:cs="Times New Roman"/>
          <w:b/>
        </w:rPr>
        <w:t xml:space="preserve">14.2.1 </w:t>
      </w:r>
      <w:r w:rsidR="00687A5F">
        <w:rPr>
          <w:rFonts w:ascii="Times New Roman" w:hAnsi="Times New Roman" w:cs="Times New Roman"/>
          <w:b/>
        </w:rPr>
        <w:t>Official Name</w:t>
      </w:r>
    </w:p>
    <w:p w14:paraId="34142768" w14:textId="77777777" w:rsidR="00687A5F" w:rsidRPr="00A4393E" w:rsidRDefault="00687A5F" w:rsidP="00687A5F">
      <w:pPr>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Our organization complete name in English is:</w:t>
      </w:r>
    </w:p>
    <w:p w14:paraId="043885CB" w14:textId="77777777" w:rsidR="00687A5F" w:rsidRPr="00A4393E" w:rsidRDefault="00687A5F" w:rsidP="00687A5F">
      <w:pPr>
        <w:jc w:val="center"/>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Engineers Without Borders (Hong Kong) Limited</w:t>
      </w:r>
    </w:p>
    <w:p w14:paraId="07717B64" w14:textId="77777777" w:rsidR="00687A5F" w:rsidRPr="00A4393E" w:rsidRDefault="00687A5F" w:rsidP="00687A5F">
      <w:pPr>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 xml:space="preserve">Our organization complete name in Chinese is: </w:t>
      </w:r>
    </w:p>
    <w:p w14:paraId="2797591C" w14:textId="77777777" w:rsidR="00687A5F" w:rsidRPr="00A4393E" w:rsidRDefault="00687A5F" w:rsidP="00687A5F">
      <w:pPr>
        <w:jc w:val="center"/>
        <w:rPr>
          <w:rFonts w:ascii="Times New Roman" w:hAnsi="Times New Roman" w:cs="Times New Roman"/>
          <w:color w:val="222222"/>
          <w:shd w:val="clear" w:color="auto" w:fill="FFFFFF"/>
          <w:lang w:eastAsia="zh-TW"/>
        </w:rPr>
      </w:pPr>
      <w:r w:rsidRPr="00A4393E">
        <w:rPr>
          <w:rFonts w:ascii="Times New Roman" w:hAnsi="Times New Roman" w:cs="Times New Roman" w:hint="eastAsia"/>
          <w:color w:val="222222"/>
          <w:shd w:val="clear" w:color="auto" w:fill="FFFFFF"/>
          <w:lang w:eastAsia="zh-TW"/>
        </w:rPr>
        <w:t>無國界工程師</w:t>
      </w:r>
      <w:r w:rsidRPr="00A4393E">
        <w:rPr>
          <w:rFonts w:ascii="Times New Roman" w:hAnsi="Times New Roman" w:cs="Times New Roman" w:hint="eastAsia"/>
          <w:color w:val="222222"/>
          <w:shd w:val="clear" w:color="auto" w:fill="FFFFFF"/>
          <w:lang w:eastAsia="zh-TW"/>
        </w:rPr>
        <w:t>(</w:t>
      </w:r>
      <w:r w:rsidRPr="00A4393E">
        <w:rPr>
          <w:rFonts w:ascii="Times New Roman" w:hAnsi="Times New Roman" w:cs="Times New Roman" w:hint="eastAsia"/>
          <w:color w:val="222222"/>
          <w:shd w:val="clear" w:color="auto" w:fill="FFFFFF"/>
          <w:lang w:eastAsia="zh-TW"/>
        </w:rPr>
        <w:t>香港</w:t>
      </w:r>
      <w:r w:rsidRPr="00A4393E">
        <w:rPr>
          <w:rFonts w:ascii="Times New Roman" w:hAnsi="Times New Roman" w:cs="Times New Roman" w:hint="eastAsia"/>
          <w:color w:val="222222"/>
          <w:shd w:val="clear" w:color="auto" w:fill="FFFFFF"/>
          <w:lang w:eastAsia="zh-TW"/>
        </w:rPr>
        <w:t>)</w:t>
      </w:r>
      <w:r w:rsidRPr="00A4393E">
        <w:rPr>
          <w:rFonts w:ascii="Times New Roman" w:hAnsi="Times New Roman" w:cs="Times New Roman" w:hint="eastAsia"/>
          <w:color w:val="222222"/>
          <w:shd w:val="clear" w:color="auto" w:fill="FFFFFF"/>
          <w:lang w:eastAsia="zh-TW"/>
        </w:rPr>
        <w:t>有限公司</w:t>
      </w:r>
    </w:p>
    <w:p w14:paraId="3176A2ED" w14:textId="69641DC4" w:rsidR="00687A5F" w:rsidRPr="00A4393E" w:rsidRDefault="00687A5F" w:rsidP="00687A5F">
      <w:pPr>
        <w:jc w:val="both"/>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Both names are equally correct and valid.</w:t>
      </w:r>
    </w:p>
    <w:p w14:paraId="2F55364A" w14:textId="77777777" w:rsidR="00687A5F" w:rsidRPr="00A4393E" w:rsidRDefault="00687A5F" w:rsidP="00687A5F">
      <w:pPr>
        <w:jc w:val="both"/>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The official acronym of our Organization is:</w:t>
      </w:r>
    </w:p>
    <w:p w14:paraId="731086B4" w14:textId="77777777" w:rsidR="00687A5F" w:rsidRPr="00A4393E" w:rsidRDefault="00687A5F" w:rsidP="00687A5F">
      <w:pPr>
        <w:jc w:val="center"/>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EWB-HK</w:t>
      </w:r>
    </w:p>
    <w:p w14:paraId="5C0C8EB7" w14:textId="77777777" w:rsidR="00687A5F" w:rsidRPr="00A4393E" w:rsidRDefault="00687A5F" w:rsidP="00687A5F">
      <w:pPr>
        <w:rPr>
          <w:rFonts w:ascii="Times New Roman" w:hAnsi="Times New Roman" w:cs="Times New Roman"/>
          <w:color w:val="222222"/>
          <w:shd w:val="clear" w:color="auto" w:fill="FFFFFF"/>
        </w:rPr>
      </w:pPr>
    </w:p>
    <w:p w14:paraId="68CBEEE6" w14:textId="77777777" w:rsidR="00687A5F" w:rsidRPr="00A4393E" w:rsidRDefault="00687A5F" w:rsidP="00687A5F">
      <w:pPr>
        <w:rPr>
          <w:rFonts w:ascii="Times New Roman" w:hAnsi="Times New Roman" w:cs="Times New Roman"/>
          <w:color w:val="222222"/>
          <w:shd w:val="clear" w:color="auto" w:fill="FFFFFF"/>
        </w:rPr>
      </w:pPr>
      <w:r w:rsidRPr="00A4393E">
        <w:rPr>
          <w:rFonts w:ascii="Times New Roman" w:hAnsi="Times New Roman" w:cs="Times New Roman"/>
          <w:color w:val="222222"/>
          <w:shd w:val="clear" w:color="auto" w:fill="FFFFFF"/>
        </w:rPr>
        <w:t xml:space="preserve">All official public affairs’ documents shall refer to the Organization either using its full name (in English or China, according to the language of the document) or the official acronym. </w:t>
      </w:r>
    </w:p>
    <w:p w14:paraId="7298E763" w14:textId="77777777" w:rsidR="00687A5F" w:rsidRPr="00A4393E" w:rsidRDefault="00687A5F" w:rsidP="00EE1931">
      <w:pPr>
        <w:ind w:left="477" w:hangingChars="200" w:hanging="477"/>
        <w:rPr>
          <w:rFonts w:ascii="Times New Roman" w:hAnsi="Times New Roman" w:cs="Times New Roman"/>
          <w:b/>
        </w:rPr>
      </w:pPr>
    </w:p>
    <w:p w14:paraId="47CC4B90" w14:textId="2891AA0A" w:rsidR="00687A5F" w:rsidRPr="00443757" w:rsidRDefault="00443757" w:rsidP="00687A5F">
      <w:pPr>
        <w:rPr>
          <w:rFonts w:ascii="Times New Roman" w:hAnsi="Times New Roman" w:cs="Times New Roman"/>
          <w:b/>
        </w:rPr>
      </w:pPr>
      <w:r>
        <w:rPr>
          <w:rFonts w:ascii="Times New Roman" w:hAnsi="Times New Roman" w:cs="Times New Roman"/>
          <w:b/>
        </w:rPr>
        <w:tab/>
      </w:r>
      <w:r w:rsidR="00687A5F" w:rsidRPr="00A4393E">
        <w:rPr>
          <w:rFonts w:ascii="Times New Roman" w:hAnsi="Times New Roman" w:cs="Times New Roman"/>
          <w:b/>
        </w:rPr>
        <w:t>14.2.2 Introduction requirement</w:t>
      </w:r>
      <w:r w:rsidR="00687A5F">
        <w:rPr>
          <w:rFonts w:ascii="Times New Roman" w:hAnsi="Times New Roman" w:cs="Times New Roman"/>
          <w:b/>
        </w:rPr>
        <w:t>s of EWB-HK</w:t>
      </w:r>
      <w:bookmarkStart w:id="13" w:name="_Hlk14247377"/>
    </w:p>
    <w:p w14:paraId="037BAF1B" w14:textId="77777777" w:rsidR="00687A5F" w:rsidRDefault="00687A5F" w:rsidP="00687A5F">
      <w:pPr>
        <w:rPr>
          <w:rFonts w:ascii="Times New Roman" w:hAnsi="Times New Roman" w:cs="Times New Roman"/>
        </w:rPr>
      </w:pPr>
      <w:r>
        <w:rPr>
          <w:rFonts w:ascii="Times New Roman" w:hAnsi="Times New Roman" w:cs="Times New Roman"/>
        </w:rPr>
        <w:t xml:space="preserve">Whenever an introduction is required, EWB-HK shall be introduced in the format and using the content described in Section 1 of this Operation Manual. </w:t>
      </w:r>
    </w:p>
    <w:p w14:paraId="3AF93F7A" w14:textId="77777777" w:rsidR="00687A5F" w:rsidRDefault="00687A5F" w:rsidP="00687A5F">
      <w:pPr>
        <w:rPr>
          <w:rFonts w:ascii="Times New Roman" w:hAnsi="Times New Roman" w:cs="Times New Roman"/>
        </w:rPr>
      </w:pPr>
      <w:r>
        <w:rPr>
          <w:rFonts w:ascii="Times New Roman" w:hAnsi="Times New Roman" w:cs="Times New Roman"/>
        </w:rPr>
        <w:t xml:space="preserve">In particular, EWB-HK’s Missions, Objectives and Core Values shall be clearly stated and explained. </w:t>
      </w:r>
    </w:p>
    <w:p w14:paraId="07050CA8" w14:textId="77777777" w:rsidR="00687A5F" w:rsidRPr="00A4393E" w:rsidRDefault="00687A5F" w:rsidP="00687A5F">
      <w:pPr>
        <w:rPr>
          <w:rFonts w:ascii="Times New Roman" w:hAnsi="Times New Roman" w:cs="Times New Roman"/>
        </w:rPr>
      </w:pPr>
    </w:p>
    <w:p w14:paraId="47AD3C22" w14:textId="47CB4C67" w:rsidR="00687A5F" w:rsidRPr="00443757" w:rsidRDefault="00443757" w:rsidP="00687A5F">
      <w:pPr>
        <w:rPr>
          <w:rFonts w:ascii="Times New Roman" w:hAnsi="Times New Roman" w:cs="Times New Roman"/>
          <w:b/>
        </w:rPr>
      </w:pPr>
      <w:r>
        <w:rPr>
          <w:rFonts w:ascii="Times New Roman" w:hAnsi="Times New Roman" w:cs="Times New Roman"/>
          <w:b/>
        </w:rPr>
        <w:tab/>
      </w:r>
      <w:r w:rsidR="00687A5F" w:rsidRPr="00A4393E">
        <w:rPr>
          <w:rFonts w:ascii="Times New Roman" w:hAnsi="Times New Roman" w:cs="Times New Roman"/>
          <w:b/>
        </w:rPr>
        <w:t>14.2.3 Colour Scheme</w:t>
      </w:r>
    </w:p>
    <w:p w14:paraId="5BE8B1AD" w14:textId="77777777" w:rsidR="00687A5F" w:rsidRDefault="00687A5F" w:rsidP="00687A5F">
      <w:pPr>
        <w:rPr>
          <w:rFonts w:ascii="Times New Roman" w:hAnsi="Times New Roman" w:cs="Times New Roman"/>
        </w:rPr>
      </w:pPr>
      <w:r>
        <w:rPr>
          <w:rFonts w:ascii="Times New Roman" w:hAnsi="Times New Roman" w:cs="Times New Roman"/>
        </w:rPr>
        <w:t>The official EWB-HK Colour Scheme is exemplified in Appendix 14.2.1.</w:t>
      </w:r>
    </w:p>
    <w:p w14:paraId="08F52513" w14:textId="77777777" w:rsidR="00687A5F" w:rsidRDefault="00687A5F" w:rsidP="00687A5F">
      <w:pPr>
        <w:rPr>
          <w:rFonts w:ascii="Times New Roman" w:hAnsi="Times New Roman" w:cs="Times New Roman"/>
        </w:rPr>
      </w:pPr>
      <w:r>
        <w:rPr>
          <w:rFonts w:ascii="Times New Roman" w:hAnsi="Times New Roman" w:cs="Times New Roman"/>
        </w:rPr>
        <w:lastRenderedPageBreak/>
        <w:t>The main colours used are:</w:t>
      </w:r>
    </w:p>
    <w:p w14:paraId="3F9BFA9B" w14:textId="77777777" w:rsidR="00687A5F" w:rsidRPr="00652692"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652692">
        <w:rPr>
          <w:rFonts w:ascii="Times New Roman" w:hAnsi="Times New Roman" w:cs="Times New Roman"/>
        </w:rPr>
        <w:t xml:space="preserve">Orange: Hex C37140 (RGB 195/113/64) </w:t>
      </w:r>
    </w:p>
    <w:p w14:paraId="5DE9E8B2" w14:textId="77777777" w:rsidR="00687A5F" w:rsidRPr="00652692"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Pr>
          <w:rFonts w:ascii="Times New Roman" w:hAnsi="Times New Roman" w:cs="Times New Roman"/>
        </w:rPr>
        <w:t xml:space="preserve">Light Blue: Hex </w:t>
      </w:r>
      <w:r w:rsidRPr="00652692">
        <w:rPr>
          <w:rFonts w:ascii="Times New Roman" w:hAnsi="Times New Roman" w:cs="Times New Roman"/>
        </w:rPr>
        <w:t>94B6D1</w:t>
      </w:r>
      <w:r>
        <w:rPr>
          <w:rFonts w:ascii="Times New Roman" w:hAnsi="Times New Roman" w:cs="Times New Roman"/>
        </w:rPr>
        <w:t xml:space="preserve"> (RGB 148/182/209)</w:t>
      </w:r>
    </w:p>
    <w:p w14:paraId="7190CD14" w14:textId="77777777" w:rsidR="00687A5F" w:rsidRPr="00A4393E" w:rsidRDefault="00687A5F" w:rsidP="00687A5F">
      <w:pPr>
        <w:rPr>
          <w:rFonts w:ascii="Times New Roman" w:hAnsi="Times New Roman" w:cs="Times New Roman"/>
          <w:b/>
        </w:rPr>
      </w:pPr>
    </w:p>
    <w:bookmarkEnd w:id="13"/>
    <w:p w14:paraId="51011150" w14:textId="4F21FB57" w:rsidR="00687A5F" w:rsidRPr="00443757" w:rsidRDefault="00443757" w:rsidP="00443757">
      <w:pPr>
        <w:rPr>
          <w:rFonts w:ascii="Times New Roman" w:hAnsi="Times New Roman" w:cs="Times New Roman"/>
          <w:b/>
        </w:rPr>
      </w:pPr>
      <w:r>
        <w:rPr>
          <w:rFonts w:ascii="Times New Roman" w:hAnsi="Times New Roman" w:cs="Times New Roman"/>
          <w:b/>
        </w:rPr>
        <w:tab/>
      </w:r>
      <w:r w:rsidR="00687A5F" w:rsidRPr="00A4393E">
        <w:rPr>
          <w:rFonts w:ascii="Times New Roman" w:hAnsi="Times New Roman" w:cs="Times New Roman"/>
          <w:b/>
        </w:rPr>
        <w:t>14.2.4 Font and Typograph</w:t>
      </w:r>
    </w:p>
    <w:p w14:paraId="3101F824" w14:textId="77777777" w:rsidR="00687A5F" w:rsidRDefault="00687A5F" w:rsidP="00687A5F">
      <w:pPr>
        <w:ind w:left="220" w:hangingChars="100" w:hanging="220"/>
        <w:rPr>
          <w:rFonts w:ascii="Times New Roman" w:hAnsi="Times New Roman" w:cs="Times New Roman"/>
        </w:rPr>
      </w:pPr>
      <w:r>
        <w:rPr>
          <w:rFonts w:ascii="Times New Roman" w:hAnsi="Times New Roman" w:cs="Times New Roman"/>
        </w:rPr>
        <w:t>As per Appendix 14.2.1 the two recommended fonts for presentations:</w:t>
      </w:r>
    </w:p>
    <w:p w14:paraId="33993AE5" w14:textId="77777777" w:rsidR="00687A5F" w:rsidRPr="00793D92" w:rsidRDefault="00687A5F" w:rsidP="00687A5F">
      <w:pPr>
        <w:pStyle w:val="ListParagraph"/>
        <w:widowControl w:val="0"/>
        <w:numPr>
          <w:ilvl w:val="0"/>
          <w:numId w:val="36"/>
        </w:numPr>
        <w:spacing w:after="0" w:line="240" w:lineRule="auto"/>
        <w:contextualSpacing w:val="0"/>
        <w:rPr>
          <w:rFonts w:ascii="Times New Roman" w:hAnsi="Times New Roman" w:cs="Times New Roman"/>
        </w:rPr>
      </w:pPr>
      <w:r w:rsidRPr="00793D92">
        <w:rPr>
          <w:rFonts w:ascii="Times New Roman" w:hAnsi="Times New Roman" w:cs="Times New Roman"/>
        </w:rPr>
        <w:t xml:space="preserve">Century Gothic </w:t>
      </w:r>
    </w:p>
    <w:p w14:paraId="1875376A" w14:textId="77777777" w:rsidR="00687A5F" w:rsidRPr="00793D92" w:rsidRDefault="00687A5F" w:rsidP="00687A5F">
      <w:pPr>
        <w:pStyle w:val="ListParagraph"/>
        <w:widowControl w:val="0"/>
        <w:numPr>
          <w:ilvl w:val="0"/>
          <w:numId w:val="36"/>
        </w:numPr>
        <w:spacing w:after="0" w:line="240" w:lineRule="auto"/>
        <w:contextualSpacing w:val="0"/>
        <w:rPr>
          <w:rFonts w:ascii="Times New Roman" w:hAnsi="Times New Roman" w:cs="Times New Roman"/>
          <w:b/>
        </w:rPr>
      </w:pPr>
      <w:r>
        <w:rPr>
          <w:rFonts w:ascii="Times New Roman" w:hAnsi="Times New Roman" w:cs="Times New Roman"/>
        </w:rPr>
        <w:t>Tw Cen MT</w:t>
      </w:r>
    </w:p>
    <w:p w14:paraId="63DB9747" w14:textId="77777777" w:rsidR="00687A5F" w:rsidRDefault="00687A5F" w:rsidP="00687A5F">
      <w:pPr>
        <w:rPr>
          <w:rFonts w:ascii="Times New Roman" w:hAnsi="Times New Roman" w:cs="Times New Roman"/>
          <w:b/>
        </w:rPr>
      </w:pPr>
    </w:p>
    <w:p w14:paraId="7A475A5A" w14:textId="3C72AD4D" w:rsidR="00687A5F" w:rsidRDefault="00687A5F" w:rsidP="00687A5F">
      <w:pPr>
        <w:rPr>
          <w:rFonts w:ascii="Times New Roman" w:hAnsi="Times New Roman" w:cs="Times New Roman"/>
        </w:rPr>
      </w:pPr>
      <w:r>
        <w:rPr>
          <w:rFonts w:ascii="Times New Roman" w:hAnsi="Times New Roman" w:cs="Times New Roman"/>
        </w:rPr>
        <w:t xml:space="preserve">EWB-HK allows flexibility on fonts in its presentations and these are not structural part of its colour scheme. </w:t>
      </w:r>
    </w:p>
    <w:p w14:paraId="1C6BF8D9" w14:textId="1754441D" w:rsidR="00B92A25" w:rsidRDefault="00567984" w:rsidP="00687A5F">
      <w:pPr>
        <w:rPr>
          <w:rFonts w:ascii="Times New Roman" w:hAnsi="Times New Roman" w:cs="Times New Roman"/>
        </w:rPr>
      </w:pPr>
      <w:r>
        <w:rPr>
          <w:rFonts w:ascii="Times New Roman" w:hAnsi="Times New Roman" w:cs="Times New Roman"/>
        </w:rPr>
        <w:t xml:space="preserve">Appendix 14.2.5 can be used as a template in word file to write memos, letters and other communications; Appendix 14.2.1 can be used as a template in </w:t>
      </w:r>
      <w:proofErr w:type="spellStart"/>
      <w:r>
        <w:rPr>
          <w:rFonts w:ascii="Times New Roman" w:hAnsi="Times New Roman" w:cs="Times New Roman"/>
        </w:rPr>
        <w:t>powerpoint</w:t>
      </w:r>
      <w:proofErr w:type="spellEnd"/>
      <w:r>
        <w:rPr>
          <w:rFonts w:ascii="Times New Roman" w:hAnsi="Times New Roman" w:cs="Times New Roman"/>
        </w:rPr>
        <w:t xml:space="preserve"> file to create presentations. </w:t>
      </w:r>
    </w:p>
    <w:p w14:paraId="1E622D8D" w14:textId="77777777" w:rsidR="00687A5F" w:rsidRPr="00793D92" w:rsidRDefault="00687A5F" w:rsidP="00687A5F">
      <w:pPr>
        <w:rPr>
          <w:rFonts w:ascii="Times New Roman" w:hAnsi="Times New Roman" w:cs="Times New Roman"/>
          <w:b/>
        </w:rPr>
      </w:pPr>
      <w:r w:rsidRPr="00793D92">
        <w:rPr>
          <w:rFonts w:ascii="Times New Roman" w:hAnsi="Times New Roman" w:cs="Times New Roman"/>
          <w:b/>
        </w:rPr>
        <w:t xml:space="preserve">        </w:t>
      </w:r>
    </w:p>
    <w:p w14:paraId="377A41A1" w14:textId="77777777" w:rsidR="00687A5F" w:rsidRPr="009B5F4E" w:rsidRDefault="00687A5F" w:rsidP="00443757">
      <w:pPr>
        <w:pStyle w:val="ListParagraph"/>
        <w:widowControl w:val="0"/>
        <w:numPr>
          <w:ilvl w:val="2"/>
          <w:numId w:val="34"/>
        </w:numPr>
        <w:spacing w:after="0" w:line="240" w:lineRule="auto"/>
        <w:ind w:hanging="11"/>
        <w:contextualSpacing w:val="0"/>
        <w:rPr>
          <w:rFonts w:ascii="Times New Roman" w:hAnsi="Times New Roman" w:cs="Times New Roman"/>
          <w:b/>
        </w:rPr>
      </w:pPr>
      <w:r w:rsidRPr="00A4393E">
        <w:rPr>
          <w:rFonts w:ascii="Times New Roman" w:hAnsi="Times New Roman" w:cs="Times New Roman"/>
          <w:b/>
        </w:rPr>
        <w:t>Photography and Images</w:t>
      </w:r>
      <w:bookmarkStart w:id="14" w:name="_Hlk14171022"/>
    </w:p>
    <w:p w14:paraId="68349B4C" w14:textId="77777777" w:rsidR="00687A5F" w:rsidRDefault="00687A5F" w:rsidP="00687A5F">
      <w:pPr>
        <w:rPr>
          <w:rFonts w:ascii="Times New Roman" w:hAnsi="Times New Roman" w:cs="Times New Roman"/>
          <w:b/>
        </w:rPr>
      </w:pPr>
    </w:p>
    <w:p w14:paraId="45369C55" w14:textId="77777777" w:rsidR="00687A5F" w:rsidRDefault="00687A5F" w:rsidP="00687A5F">
      <w:pPr>
        <w:rPr>
          <w:rFonts w:ascii="Times New Roman" w:hAnsi="Times New Roman" w:cs="Times New Roman"/>
        </w:rPr>
      </w:pPr>
      <w:r>
        <w:rPr>
          <w:rFonts w:ascii="Times New Roman" w:hAnsi="Times New Roman" w:cs="Times New Roman"/>
        </w:rPr>
        <w:t xml:space="preserve">EWB-HK mandates that all images used in media communications and public affairs are vetted by either Committee Chairmen responsible for the particular document or by </w:t>
      </w:r>
      <w:proofErr w:type="spellStart"/>
      <w:r>
        <w:rPr>
          <w:rFonts w:ascii="Times New Roman" w:hAnsi="Times New Roman" w:cs="Times New Roman"/>
        </w:rPr>
        <w:t>BoD</w:t>
      </w:r>
      <w:proofErr w:type="spellEnd"/>
      <w:r>
        <w:rPr>
          <w:rFonts w:ascii="Times New Roman" w:hAnsi="Times New Roman" w:cs="Times New Roman"/>
        </w:rPr>
        <w:t xml:space="preserve">. </w:t>
      </w:r>
    </w:p>
    <w:p w14:paraId="5B184E08" w14:textId="31CD086B" w:rsidR="00687A5F" w:rsidRDefault="00687A5F" w:rsidP="00687A5F">
      <w:pPr>
        <w:rPr>
          <w:ins w:id="15" w:author="One Two" w:date="2019-08-08T13:33:00Z"/>
          <w:rFonts w:ascii="Times New Roman" w:hAnsi="Times New Roman" w:cs="Times New Roman"/>
        </w:rPr>
      </w:pPr>
      <w:r>
        <w:rPr>
          <w:rFonts w:ascii="Times New Roman" w:hAnsi="Times New Roman" w:cs="Times New Roman"/>
        </w:rPr>
        <w:t xml:space="preserve">Photos can be used in a wide range of formats and subjects, as long as they are in good quality and contribute to boost EWB-HK’s reputation and good-standing. </w:t>
      </w:r>
    </w:p>
    <w:p w14:paraId="56FE88C5" w14:textId="16EA7AB8" w:rsidR="00B92A25" w:rsidRPr="00B86F72" w:rsidRDefault="00B92A25" w:rsidP="00B86F72">
      <w:pPr>
        <w:jc w:val="both"/>
        <w:rPr>
          <w:rFonts w:ascii="Times New Roman" w:hAnsi="Times New Roman" w:cs="Times New Roman"/>
        </w:rPr>
      </w:pPr>
      <w:r w:rsidRPr="00B86F72">
        <w:rPr>
          <w:rFonts w:ascii="Times New Roman" w:hAnsi="Times New Roman" w:cs="Times New Roman"/>
        </w:rPr>
        <w:t>The copyright of all photos and videos will be owned, to the Engineers Without Borders (Hong Kong) Ltd. (EWB-HK) for non-profit-making usage, for use in EWB-HK’s website, social media, exhibition materials, printing materials including annual reports, newsletter, leaflets and project sharing. EWB-HK may give the photos and videos to media outlets or agencies for further processing, such as organization promotions or public education purpose. The output may also be used in power points or show to public at talks or exhibitions. Photo credit would be given to the Photographer on selected photos and videos.</w:t>
      </w:r>
    </w:p>
    <w:p w14:paraId="21C8B5BB" w14:textId="5F618BFC" w:rsidR="00B92A25" w:rsidRDefault="005C6726" w:rsidP="00687A5F">
      <w:pPr>
        <w:rPr>
          <w:rFonts w:ascii="Times New Roman" w:hAnsi="Times New Roman" w:cs="Times New Roman"/>
        </w:rPr>
      </w:pPr>
      <w:r>
        <w:rPr>
          <w:rFonts w:ascii="Times New Roman" w:hAnsi="Times New Roman" w:cs="Times New Roman"/>
        </w:rPr>
        <w:t xml:space="preserve">Specific guidelines for a Photographer are included in Appendix 14.2.6. </w:t>
      </w:r>
    </w:p>
    <w:p w14:paraId="4E766AFD" w14:textId="6E0D29EC" w:rsidR="00687A5F" w:rsidRPr="009B5F4E" w:rsidRDefault="00687A5F" w:rsidP="00687A5F">
      <w:pPr>
        <w:rPr>
          <w:rFonts w:ascii="Times New Roman" w:hAnsi="Times New Roman" w:cs="Times New Roman"/>
        </w:rPr>
      </w:pPr>
    </w:p>
    <w:p w14:paraId="2FF33CD6" w14:textId="77777777" w:rsidR="00687A5F" w:rsidRPr="00A4393E" w:rsidRDefault="00687A5F" w:rsidP="00443757">
      <w:pPr>
        <w:pStyle w:val="ListParagraph"/>
        <w:widowControl w:val="0"/>
        <w:numPr>
          <w:ilvl w:val="2"/>
          <w:numId w:val="34"/>
        </w:numPr>
        <w:spacing w:after="0" w:line="240" w:lineRule="auto"/>
        <w:ind w:hanging="11"/>
        <w:contextualSpacing w:val="0"/>
        <w:rPr>
          <w:rFonts w:ascii="Times New Roman" w:hAnsi="Times New Roman" w:cs="Times New Roman"/>
          <w:b/>
        </w:rPr>
      </w:pPr>
      <w:r w:rsidRPr="00A4393E">
        <w:rPr>
          <w:rFonts w:ascii="Times New Roman" w:hAnsi="Times New Roman" w:cs="Times New Roman"/>
          <w:b/>
        </w:rPr>
        <w:t>EWB-HK Logo</w:t>
      </w:r>
    </w:p>
    <w:p w14:paraId="217197D0" w14:textId="77777777" w:rsidR="00687A5F" w:rsidRDefault="00687A5F" w:rsidP="00687A5F">
      <w:pPr>
        <w:rPr>
          <w:rFonts w:ascii="Times New Roman" w:hAnsi="Times New Roman" w:cs="Times New Roman"/>
        </w:rPr>
      </w:pPr>
    </w:p>
    <w:p w14:paraId="1DD9D7A3" w14:textId="77777777" w:rsidR="00687A5F" w:rsidRDefault="00687A5F" w:rsidP="00687A5F">
      <w:pPr>
        <w:rPr>
          <w:rFonts w:ascii="Times New Roman" w:hAnsi="Times New Roman" w:cs="Times New Roman"/>
        </w:rPr>
      </w:pPr>
      <w:r>
        <w:rPr>
          <w:rFonts w:ascii="Times New Roman" w:hAnsi="Times New Roman" w:cs="Times New Roman"/>
        </w:rPr>
        <w:t>EWB-HK’s official logo is provided in Appendix 14.2.2.</w:t>
      </w:r>
    </w:p>
    <w:p w14:paraId="49325038" w14:textId="77777777" w:rsidR="00687A5F" w:rsidRPr="009B5F4E" w:rsidRDefault="00687A5F" w:rsidP="00687A5F">
      <w:pPr>
        <w:rPr>
          <w:rFonts w:ascii="Times New Roman" w:hAnsi="Times New Roman" w:cs="Times New Roman"/>
        </w:rPr>
      </w:pPr>
    </w:p>
    <w:p w14:paraId="2A3C638A" w14:textId="77777777" w:rsidR="00687A5F" w:rsidRPr="00A4393E" w:rsidRDefault="00687A5F" w:rsidP="00443757">
      <w:pPr>
        <w:pStyle w:val="ListParagraph"/>
        <w:widowControl w:val="0"/>
        <w:numPr>
          <w:ilvl w:val="2"/>
          <w:numId w:val="34"/>
        </w:numPr>
        <w:spacing w:after="0" w:line="240" w:lineRule="auto"/>
        <w:ind w:hanging="11"/>
        <w:contextualSpacing w:val="0"/>
        <w:rPr>
          <w:rFonts w:ascii="Times New Roman" w:hAnsi="Times New Roman" w:cs="Times New Roman"/>
          <w:b/>
        </w:rPr>
      </w:pPr>
      <w:r>
        <w:rPr>
          <w:rFonts w:ascii="Times New Roman" w:hAnsi="Times New Roman" w:cs="Times New Roman"/>
          <w:b/>
        </w:rPr>
        <w:t>EWB-HK Banner</w:t>
      </w:r>
    </w:p>
    <w:p w14:paraId="69C36DE3" w14:textId="77777777" w:rsidR="00687A5F" w:rsidRDefault="00687A5F" w:rsidP="00687A5F">
      <w:pPr>
        <w:rPr>
          <w:rFonts w:ascii="Times New Roman" w:hAnsi="Times New Roman" w:cs="Times New Roman"/>
          <w:b/>
        </w:rPr>
      </w:pPr>
    </w:p>
    <w:p w14:paraId="320C4620" w14:textId="77777777" w:rsidR="00443757" w:rsidRDefault="00687A5F" w:rsidP="00687A5F">
      <w:pPr>
        <w:rPr>
          <w:rFonts w:ascii="Times New Roman" w:hAnsi="Times New Roman" w:cs="Times New Roman"/>
          <w:b/>
        </w:rPr>
      </w:pPr>
      <w:r>
        <w:rPr>
          <w:rFonts w:ascii="Times New Roman" w:hAnsi="Times New Roman" w:cs="Times New Roman"/>
        </w:rPr>
        <w:t xml:space="preserve">EWB’s HK example of digital banner, to be used in documents and presentation is included in Appendix 14.2.3. </w:t>
      </w:r>
      <w:r w:rsidRPr="00A4393E">
        <w:rPr>
          <w:rFonts w:ascii="Times New Roman" w:hAnsi="Times New Roman" w:cs="Times New Roman"/>
          <w:b/>
        </w:rPr>
        <w:t xml:space="preserve">     </w:t>
      </w:r>
    </w:p>
    <w:p w14:paraId="095B859E" w14:textId="1BEB0348" w:rsidR="00687A5F" w:rsidRPr="00A4393E" w:rsidRDefault="00687A5F" w:rsidP="00687A5F">
      <w:pPr>
        <w:rPr>
          <w:rFonts w:ascii="Times New Roman" w:hAnsi="Times New Roman" w:cs="Times New Roman"/>
          <w:b/>
        </w:rPr>
      </w:pPr>
      <w:r w:rsidRPr="00A4393E">
        <w:rPr>
          <w:rFonts w:ascii="Times New Roman" w:hAnsi="Times New Roman" w:cs="Times New Roman"/>
          <w:b/>
        </w:rPr>
        <w:t xml:space="preserve"> </w:t>
      </w:r>
    </w:p>
    <w:p w14:paraId="1721C44F" w14:textId="77777777" w:rsidR="00687A5F" w:rsidRPr="00A4393E" w:rsidRDefault="00687A5F" w:rsidP="00443757">
      <w:pPr>
        <w:pStyle w:val="ListParagraph"/>
        <w:widowControl w:val="0"/>
        <w:numPr>
          <w:ilvl w:val="2"/>
          <w:numId w:val="34"/>
        </w:numPr>
        <w:spacing w:after="0" w:line="240" w:lineRule="auto"/>
        <w:ind w:hanging="11"/>
        <w:contextualSpacing w:val="0"/>
        <w:rPr>
          <w:rFonts w:ascii="Times New Roman" w:hAnsi="Times New Roman" w:cs="Times New Roman"/>
          <w:b/>
        </w:rPr>
      </w:pPr>
      <w:r w:rsidRPr="00A4393E">
        <w:rPr>
          <w:rFonts w:ascii="Times New Roman" w:hAnsi="Times New Roman" w:cs="Times New Roman"/>
          <w:b/>
        </w:rPr>
        <w:lastRenderedPageBreak/>
        <w:t xml:space="preserve">Business Card </w:t>
      </w:r>
    </w:p>
    <w:bookmarkEnd w:id="14"/>
    <w:p w14:paraId="0574D03D" w14:textId="77777777" w:rsidR="00687A5F" w:rsidRDefault="00687A5F" w:rsidP="00687A5F">
      <w:pPr>
        <w:rPr>
          <w:rFonts w:ascii="Times New Roman" w:hAnsi="Times New Roman" w:cs="Times New Roman"/>
        </w:rPr>
      </w:pPr>
    </w:p>
    <w:p w14:paraId="6D6556D9" w14:textId="77777777" w:rsidR="00687A5F" w:rsidRDefault="00687A5F" w:rsidP="00687A5F">
      <w:pPr>
        <w:rPr>
          <w:rFonts w:ascii="Times New Roman" w:hAnsi="Times New Roman" w:cs="Times New Roman"/>
        </w:rPr>
      </w:pPr>
      <w:r>
        <w:rPr>
          <w:rFonts w:ascii="Times New Roman" w:hAnsi="Times New Roman" w:cs="Times New Roman"/>
        </w:rPr>
        <w:t xml:space="preserve">A template for members and officers’ official Business Card is included in Appendix 14.2.4. </w:t>
      </w:r>
    </w:p>
    <w:p w14:paraId="63C1C6DB" w14:textId="77777777" w:rsidR="00687A5F" w:rsidRPr="00A4393E" w:rsidRDefault="00687A5F" w:rsidP="00687A5F">
      <w:pPr>
        <w:rPr>
          <w:rFonts w:ascii="Times New Roman" w:hAnsi="Times New Roman" w:cs="Times New Roman"/>
        </w:rPr>
      </w:pPr>
    </w:p>
    <w:p w14:paraId="0B97827B" w14:textId="77777777" w:rsidR="005454EC" w:rsidRPr="005728F5" w:rsidRDefault="005454EC" w:rsidP="005454EC">
      <w:pPr>
        <w:pStyle w:val="Heading1"/>
        <w:spacing w:before="0"/>
        <w:rPr>
          <w:rFonts w:ascii="Times New Roman" w:hAnsi="Times New Roman" w:cs="Times New Roman"/>
          <w:b/>
          <w:color w:val="auto"/>
          <w:sz w:val="24"/>
          <w:szCs w:val="24"/>
        </w:rPr>
      </w:pPr>
      <w:r w:rsidRPr="00B36D3C">
        <w:rPr>
          <w:rFonts w:ascii="Times New Roman" w:hAnsi="Times New Roman" w:cs="Times New Roman"/>
          <w:b/>
          <w:color w:val="auto"/>
          <w:sz w:val="24"/>
          <w:szCs w:val="24"/>
        </w:rPr>
        <w:t xml:space="preserve">SECTION </w:t>
      </w:r>
      <w:r>
        <w:rPr>
          <w:rFonts w:ascii="Times New Roman" w:hAnsi="Times New Roman" w:cs="Times New Roman" w:hint="eastAsia"/>
          <w:b/>
          <w:color w:val="auto"/>
          <w:sz w:val="24"/>
          <w:szCs w:val="24"/>
        </w:rPr>
        <w:t>15</w:t>
      </w:r>
      <w:r w:rsidRPr="00B36D3C">
        <w:rPr>
          <w:rFonts w:ascii="Times New Roman" w:hAnsi="Times New Roman" w:cs="Times New Roman"/>
          <w:b/>
          <w:color w:val="auto"/>
          <w:sz w:val="24"/>
          <w:szCs w:val="24"/>
        </w:rPr>
        <w:t xml:space="preserve">: </w:t>
      </w:r>
      <w:r>
        <w:rPr>
          <w:rFonts w:ascii="Times New Roman" w:hAnsi="Times New Roman" w:cs="Times New Roman" w:hint="eastAsia"/>
          <w:b/>
          <w:color w:val="auto"/>
          <w:sz w:val="24"/>
          <w:szCs w:val="24"/>
        </w:rPr>
        <w:t>IT PLATFORMS</w:t>
      </w:r>
    </w:p>
    <w:p w14:paraId="4E755ABC" w14:textId="77777777" w:rsidR="005454EC" w:rsidRPr="0064540A" w:rsidRDefault="005454EC" w:rsidP="005454EC">
      <w:pPr>
        <w:spacing w:after="0"/>
        <w:jc w:val="both"/>
        <w:rPr>
          <w:rFonts w:ascii="Times New Roman" w:hAnsi="Times New Roman" w:cs="Times New Roman"/>
          <w:b/>
          <w:sz w:val="24"/>
          <w:szCs w:val="24"/>
        </w:rPr>
      </w:pPr>
    </w:p>
    <w:p w14:paraId="0726C507" w14:textId="77777777" w:rsidR="005454EC" w:rsidRDefault="005454EC" w:rsidP="005454EC">
      <w:pPr>
        <w:spacing w:after="0"/>
        <w:jc w:val="both"/>
        <w:rPr>
          <w:rFonts w:ascii="Times New Roman" w:hAnsi="Times New Roman" w:cs="Times New Roman"/>
          <w:b/>
        </w:rPr>
      </w:pPr>
      <w:r>
        <w:rPr>
          <w:rFonts w:ascii="Times New Roman" w:hAnsi="Times New Roman" w:cs="Times New Roman"/>
          <w:b/>
        </w:rPr>
        <w:t>15.1 Description and General Information</w:t>
      </w:r>
    </w:p>
    <w:p w14:paraId="75615224" w14:textId="77777777" w:rsidR="005454EC" w:rsidRDefault="005454EC" w:rsidP="005454EC">
      <w:pPr>
        <w:spacing w:after="0"/>
        <w:jc w:val="both"/>
        <w:rPr>
          <w:rFonts w:ascii="Times New Roman" w:hAnsi="Times New Roman" w:cs="Times New Roman"/>
          <w:b/>
        </w:rPr>
      </w:pPr>
    </w:p>
    <w:p w14:paraId="31991C8D"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EWB-HK has several web-based tools to implement its work and manage its volunteers. These tools are collectively referred to as "IT Platforms". </w:t>
      </w:r>
    </w:p>
    <w:p w14:paraId="59E90F3C"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Among these tools are:</w:t>
      </w:r>
    </w:p>
    <w:p w14:paraId="5CFA4B9C" w14:textId="77777777" w:rsidR="005454EC" w:rsidRDefault="005454EC" w:rsidP="005454EC">
      <w:pPr>
        <w:pStyle w:val="ListParagraph"/>
        <w:numPr>
          <w:ilvl w:val="0"/>
          <w:numId w:val="37"/>
        </w:numPr>
        <w:tabs>
          <w:tab w:val="left" w:pos="2127"/>
          <w:tab w:val="left" w:pos="2410"/>
        </w:tabs>
        <w:spacing w:after="0"/>
        <w:jc w:val="both"/>
        <w:rPr>
          <w:rFonts w:ascii="Times New Roman" w:hAnsi="Times New Roman" w:cs="Times New Roman"/>
        </w:rPr>
      </w:pPr>
      <w:r w:rsidRPr="00406B14">
        <w:rPr>
          <w:rFonts w:ascii="Times New Roman" w:hAnsi="Times New Roman" w:cs="Times New Roman"/>
        </w:rPr>
        <w:t>EWB-HK official website</w:t>
      </w:r>
    </w:p>
    <w:p w14:paraId="09337F36" w14:textId="77777777" w:rsidR="005454EC" w:rsidRDefault="005454EC" w:rsidP="005454EC">
      <w:pPr>
        <w:pStyle w:val="ListParagraph"/>
        <w:numPr>
          <w:ilvl w:val="0"/>
          <w:numId w:val="37"/>
        </w:numPr>
        <w:tabs>
          <w:tab w:val="left" w:pos="2127"/>
          <w:tab w:val="left" w:pos="2410"/>
        </w:tabs>
        <w:spacing w:after="0"/>
        <w:jc w:val="both"/>
        <w:rPr>
          <w:rFonts w:ascii="Times New Roman" w:hAnsi="Times New Roman" w:cs="Times New Roman"/>
        </w:rPr>
      </w:pPr>
      <w:r>
        <w:rPr>
          <w:rFonts w:ascii="Times New Roman" w:hAnsi="Times New Roman" w:cs="Times New Roman"/>
        </w:rPr>
        <w:t>EWB-HK official email accounts</w:t>
      </w:r>
    </w:p>
    <w:p w14:paraId="17A3DE70" w14:textId="77777777" w:rsidR="005454EC" w:rsidRDefault="005454EC" w:rsidP="005454EC">
      <w:pPr>
        <w:pStyle w:val="ListParagraph"/>
        <w:numPr>
          <w:ilvl w:val="0"/>
          <w:numId w:val="37"/>
        </w:numPr>
        <w:tabs>
          <w:tab w:val="left" w:pos="2127"/>
          <w:tab w:val="left" w:pos="2410"/>
        </w:tabs>
        <w:spacing w:after="0"/>
        <w:jc w:val="both"/>
        <w:rPr>
          <w:rFonts w:ascii="Times New Roman" w:hAnsi="Times New Roman" w:cs="Times New Roman"/>
        </w:rPr>
      </w:pPr>
      <w:r>
        <w:rPr>
          <w:rFonts w:ascii="Times New Roman" w:hAnsi="Times New Roman" w:cs="Times New Roman"/>
        </w:rPr>
        <w:t>EWB-HK social media accounts</w:t>
      </w:r>
    </w:p>
    <w:p w14:paraId="04991B6C" w14:textId="77777777" w:rsidR="005454EC" w:rsidRDefault="005454EC" w:rsidP="005454EC">
      <w:pPr>
        <w:pStyle w:val="ListParagraph"/>
        <w:numPr>
          <w:ilvl w:val="0"/>
          <w:numId w:val="37"/>
        </w:numPr>
        <w:tabs>
          <w:tab w:val="left" w:pos="2127"/>
          <w:tab w:val="left" w:pos="2410"/>
        </w:tabs>
        <w:spacing w:after="0"/>
        <w:jc w:val="both"/>
        <w:rPr>
          <w:rFonts w:ascii="Times New Roman" w:hAnsi="Times New Roman" w:cs="Times New Roman"/>
        </w:rPr>
      </w:pPr>
      <w:r>
        <w:rPr>
          <w:rFonts w:ascii="Times New Roman" w:hAnsi="Times New Roman" w:cs="Times New Roman"/>
        </w:rPr>
        <w:t>EWB-HK centralized storage repository</w:t>
      </w:r>
    </w:p>
    <w:p w14:paraId="00BDC293" w14:textId="77777777" w:rsidR="005454EC" w:rsidRPr="00406B14" w:rsidRDefault="005454EC" w:rsidP="005454EC">
      <w:pPr>
        <w:pStyle w:val="ListParagraph"/>
        <w:numPr>
          <w:ilvl w:val="0"/>
          <w:numId w:val="37"/>
        </w:numPr>
        <w:tabs>
          <w:tab w:val="left" w:pos="2127"/>
          <w:tab w:val="left" w:pos="2410"/>
        </w:tabs>
        <w:spacing w:after="0"/>
        <w:jc w:val="both"/>
        <w:rPr>
          <w:rFonts w:ascii="Times New Roman" w:hAnsi="Times New Roman" w:cs="Times New Roman"/>
        </w:rPr>
      </w:pPr>
      <w:r>
        <w:rPr>
          <w:rFonts w:ascii="Times New Roman" w:hAnsi="Times New Roman" w:cs="Times New Roman"/>
        </w:rPr>
        <w:t>General Event Calendar</w:t>
      </w:r>
    </w:p>
    <w:p w14:paraId="0ADE27B2" w14:textId="77777777" w:rsidR="005454EC" w:rsidRDefault="005454EC" w:rsidP="005454EC">
      <w:pPr>
        <w:tabs>
          <w:tab w:val="left" w:pos="2127"/>
          <w:tab w:val="left" w:pos="2410"/>
        </w:tabs>
        <w:spacing w:after="0"/>
        <w:jc w:val="both"/>
        <w:rPr>
          <w:rFonts w:ascii="Times New Roman" w:hAnsi="Times New Roman" w:cs="Times New Roman"/>
        </w:rPr>
      </w:pPr>
    </w:p>
    <w:p w14:paraId="07A5842D" w14:textId="66E526A0"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IT Platforms are directly supervised by committee chairs and EWB-HK chairman, but their daily operations can be </w:t>
      </w:r>
      <w:r w:rsidR="00B92A25">
        <w:rPr>
          <w:rFonts w:ascii="Times New Roman" w:hAnsi="Times New Roman" w:cs="Times New Roman"/>
        </w:rPr>
        <w:t xml:space="preserve">delegated </w:t>
      </w:r>
      <w:r>
        <w:rPr>
          <w:rFonts w:ascii="Times New Roman" w:hAnsi="Times New Roman" w:cs="Times New Roman"/>
        </w:rPr>
        <w:t xml:space="preserve">to members and volunteers. </w:t>
      </w:r>
    </w:p>
    <w:p w14:paraId="73CC6D47" w14:textId="77777777" w:rsidR="005454EC" w:rsidRDefault="005454EC" w:rsidP="005454EC">
      <w:pPr>
        <w:tabs>
          <w:tab w:val="left" w:pos="2127"/>
          <w:tab w:val="left" w:pos="2410"/>
        </w:tabs>
        <w:spacing w:after="0"/>
        <w:jc w:val="both"/>
        <w:rPr>
          <w:rFonts w:ascii="Times New Roman" w:hAnsi="Times New Roman" w:cs="Times New Roman"/>
        </w:rPr>
      </w:pPr>
    </w:p>
    <w:p w14:paraId="04892476" w14:textId="77777777" w:rsidR="005454EC" w:rsidRDefault="005454EC" w:rsidP="005454EC">
      <w:pPr>
        <w:spacing w:after="0"/>
        <w:jc w:val="both"/>
        <w:rPr>
          <w:rFonts w:ascii="Times New Roman" w:hAnsi="Times New Roman" w:cs="Times New Roman"/>
          <w:b/>
        </w:rPr>
      </w:pPr>
      <w:r>
        <w:rPr>
          <w:rFonts w:ascii="Times New Roman" w:hAnsi="Times New Roman" w:cs="Times New Roman"/>
          <w:b/>
        </w:rPr>
        <w:t>15.2 Official Website</w:t>
      </w:r>
    </w:p>
    <w:p w14:paraId="1C486EB4" w14:textId="77777777" w:rsidR="005454EC" w:rsidRDefault="005454EC" w:rsidP="005454EC">
      <w:pPr>
        <w:spacing w:after="0"/>
        <w:jc w:val="both"/>
        <w:rPr>
          <w:rFonts w:ascii="Times New Roman" w:hAnsi="Times New Roman" w:cs="Times New Roman"/>
          <w:b/>
        </w:rPr>
      </w:pPr>
    </w:p>
    <w:p w14:paraId="21CBACD6" w14:textId="77777777" w:rsidR="005454EC" w:rsidRDefault="005454EC" w:rsidP="005454EC">
      <w:pPr>
        <w:spacing w:after="0"/>
        <w:jc w:val="both"/>
        <w:rPr>
          <w:rFonts w:ascii="Times New Roman" w:hAnsi="Times New Roman" w:cs="Times New Roman"/>
        </w:rPr>
      </w:pPr>
      <w:r>
        <w:rPr>
          <w:rFonts w:ascii="Times New Roman" w:hAnsi="Times New Roman" w:cs="Times New Roman"/>
        </w:rPr>
        <w:t>EWB-HK official website can be found at the registered domain:</w:t>
      </w:r>
    </w:p>
    <w:p w14:paraId="1DB23F1F" w14:textId="77777777" w:rsidR="005454EC" w:rsidRDefault="005454EC" w:rsidP="005454EC">
      <w:pPr>
        <w:spacing w:after="0"/>
        <w:jc w:val="both"/>
      </w:pPr>
    </w:p>
    <w:p w14:paraId="5A2C56A3" w14:textId="77777777" w:rsidR="005454EC" w:rsidRPr="00406B14" w:rsidRDefault="00B34241" w:rsidP="005454EC">
      <w:pPr>
        <w:spacing w:after="0"/>
        <w:jc w:val="both"/>
        <w:rPr>
          <w:rFonts w:ascii="Times New Roman" w:hAnsi="Times New Roman" w:cs="Times New Roman"/>
        </w:rPr>
      </w:pPr>
      <w:hyperlink r:id="rId25" w:history="1">
        <w:r w:rsidR="005454EC" w:rsidRPr="00406B14">
          <w:rPr>
            <w:rStyle w:val="Hyperlink"/>
            <w:rFonts w:ascii="Times New Roman" w:hAnsi="Times New Roman" w:cs="Times New Roman"/>
          </w:rPr>
          <w:t>http://www.ewb.hk/</w:t>
        </w:r>
      </w:hyperlink>
    </w:p>
    <w:p w14:paraId="720484E7" w14:textId="77777777" w:rsidR="005454EC" w:rsidRDefault="005454EC" w:rsidP="005454EC">
      <w:pPr>
        <w:tabs>
          <w:tab w:val="left" w:pos="2127"/>
          <w:tab w:val="left" w:pos="2410"/>
        </w:tabs>
        <w:spacing w:after="0"/>
        <w:jc w:val="both"/>
        <w:rPr>
          <w:rFonts w:ascii="Times New Roman" w:hAnsi="Times New Roman" w:cs="Times New Roman"/>
        </w:rPr>
      </w:pPr>
    </w:p>
    <w:p w14:paraId="326B7C05"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The Official Website is used as one of the main forms of communication of EWB-HK. It is constantly updated with pictures and content from recent missions and it gives a first glimpse of what the organization is about. </w:t>
      </w:r>
    </w:p>
    <w:p w14:paraId="60818715"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Official Website development has been commissioned to a third party paid web agency but it is curated routinely by the EWB-HK members and volunteers tasked with fundraising, volunteer recruiting and general communication by the Board of Directors.</w:t>
      </w:r>
    </w:p>
    <w:p w14:paraId="64282477" w14:textId="77777777" w:rsidR="005454EC" w:rsidRDefault="005454EC" w:rsidP="005454EC">
      <w:pPr>
        <w:spacing w:after="0"/>
        <w:jc w:val="both"/>
        <w:rPr>
          <w:rFonts w:ascii="Times New Roman" w:hAnsi="Times New Roman" w:cs="Times New Roman"/>
        </w:rPr>
      </w:pPr>
      <w:r>
        <w:rPr>
          <w:rFonts w:ascii="Times New Roman" w:hAnsi="Times New Roman" w:cs="Times New Roman"/>
        </w:rPr>
        <w:t xml:space="preserve">Content for the Official Website can be created by all personnel by it is published and supervised by responsible members in charge of the official website. </w:t>
      </w:r>
    </w:p>
    <w:p w14:paraId="730BE263" w14:textId="77777777" w:rsidR="005454EC" w:rsidRDefault="005454EC" w:rsidP="005454EC">
      <w:pPr>
        <w:tabs>
          <w:tab w:val="left" w:pos="2127"/>
          <w:tab w:val="left" w:pos="2410"/>
        </w:tabs>
        <w:spacing w:after="0"/>
        <w:jc w:val="both"/>
        <w:rPr>
          <w:rFonts w:ascii="Times New Roman" w:hAnsi="Times New Roman" w:cs="Times New Roman"/>
        </w:rPr>
      </w:pPr>
    </w:p>
    <w:p w14:paraId="29F8E528"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New volunteers can approach EWB-HK directly via the official website by filling an application form template that can be found in one of its file menu. </w:t>
      </w:r>
    </w:p>
    <w:p w14:paraId="4C7BE64E"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Personal information submitted via the EWB-HK is treated with privacy and new potential volunteers will be welcome into the organization by selected EWB-HK members. </w:t>
      </w:r>
    </w:p>
    <w:p w14:paraId="483F0FB5" w14:textId="77777777" w:rsidR="005454EC" w:rsidRDefault="005454EC" w:rsidP="005454EC">
      <w:pPr>
        <w:tabs>
          <w:tab w:val="left" w:pos="2127"/>
          <w:tab w:val="left" w:pos="2410"/>
        </w:tabs>
        <w:spacing w:after="0"/>
        <w:jc w:val="both"/>
        <w:rPr>
          <w:rFonts w:ascii="Times New Roman" w:hAnsi="Times New Roman" w:cs="Times New Roman"/>
        </w:rPr>
      </w:pPr>
    </w:p>
    <w:p w14:paraId="364A76A2" w14:textId="77777777" w:rsidR="005454EC" w:rsidRDefault="005454EC" w:rsidP="005454EC">
      <w:pPr>
        <w:tabs>
          <w:tab w:val="left" w:pos="2127"/>
          <w:tab w:val="left" w:pos="2410"/>
        </w:tabs>
        <w:spacing w:after="0"/>
        <w:jc w:val="both"/>
        <w:rPr>
          <w:rFonts w:ascii="Times New Roman" w:hAnsi="Times New Roman" w:cs="Times New Roman"/>
        </w:rPr>
      </w:pPr>
      <w:r>
        <w:rPr>
          <w:rFonts w:ascii="Times New Roman" w:hAnsi="Times New Roman" w:cs="Times New Roman"/>
        </w:rPr>
        <w:t xml:space="preserve">Donations to EWB-HK can be effected via the Official Website, on its dedicated page. </w:t>
      </w:r>
    </w:p>
    <w:p w14:paraId="61B6038F" w14:textId="77777777" w:rsidR="005454EC" w:rsidRDefault="005454EC" w:rsidP="005454EC">
      <w:pPr>
        <w:tabs>
          <w:tab w:val="left" w:pos="2127"/>
          <w:tab w:val="left" w:pos="2410"/>
        </w:tabs>
        <w:spacing w:after="0"/>
        <w:jc w:val="both"/>
        <w:rPr>
          <w:rFonts w:ascii="Times New Roman" w:hAnsi="Times New Roman" w:cs="Times New Roman"/>
        </w:rPr>
      </w:pPr>
    </w:p>
    <w:p w14:paraId="1EB37592" w14:textId="77777777" w:rsidR="005454EC" w:rsidRDefault="005454EC" w:rsidP="005454EC">
      <w:pPr>
        <w:spacing w:after="0"/>
        <w:jc w:val="both"/>
        <w:rPr>
          <w:rFonts w:ascii="Times New Roman" w:hAnsi="Times New Roman" w:cs="Times New Roman"/>
          <w:b/>
        </w:rPr>
      </w:pPr>
      <w:r>
        <w:rPr>
          <w:rFonts w:ascii="Times New Roman" w:hAnsi="Times New Roman" w:cs="Times New Roman"/>
          <w:b/>
        </w:rPr>
        <w:t>15.3 Official Email Accounts</w:t>
      </w:r>
    </w:p>
    <w:p w14:paraId="65B215BD" w14:textId="77777777" w:rsidR="005454EC" w:rsidRDefault="005454EC" w:rsidP="005454EC">
      <w:pPr>
        <w:spacing w:after="0"/>
        <w:jc w:val="both"/>
        <w:rPr>
          <w:rFonts w:ascii="Times New Roman" w:hAnsi="Times New Roman" w:cs="Times New Roman"/>
          <w:b/>
        </w:rPr>
      </w:pPr>
    </w:p>
    <w:p w14:paraId="7BF8DA3C" w14:textId="77777777" w:rsidR="005454EC" w:rsidRDefault="005454EC" w:rsidP="005454EC">
      <w:pPr>
        <w:spacing w:after="0"/>
        <w:jc w:val="both"/>
        <w:rPr>
          <w:rFonts w:ascii="Times New Roman" w:hAnsi="Times New Roman" w:cs="Times New Roman"/>
        </w:rPr>
      </w:pPr>
      <w:r>
        <w:rPr>
          <w:rFonts w:ascii="Times New Roman" w:hAnsi="Times New Roman" w:cs="Times New Roman"/>
        </w:rPr>
        <w:t xml:space="preserve">Directors and Committee Chairmen of EWB-HK are issued an official email account, hosted and maintained by the organization. </w:t>
      </w:r>
    </w:p>
    <w:p w14:paraId="14D92330" w14:textId="77777777" w:rsidR="005454EC" w:rsidRDefault="005454EC" w:rsidP="005454EC">
      <w:pPr>
        <w:spacing w:after="0"/>
        <w:jc w:val="both"/>
        <w:rPr>
          <w:rFonts w:ascii="Times New Roman" w:hAnsi="Times New Roman" w:cs="Times New Roman"/>
        </w:rPr>
      </w:pPr>
      <w:r>
        <w:rPr>
          <w:rFonts w:ascii="Times New Roman" w:hAnsi="Times New Roman" w:cs="Times New Roman"/>
        </w:rPr>
        <w:t>Official email accounts are all accounts in the format:</w:t>
      </w:r>
    </w:p>
    <w:p w14:paraId="6927B7C9" w14:textId="77777777" w:rsidR="005454EC" w:rsidRDefault="005454EC" w:rsidP="005454EC">
      <w:pPr>
        <w:spacing w:after="0"/>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namesurname@ewb.hk</w:t>
      </w:r>
    </w:p>
    <w:p w14:paraId="33C28192" w14:textId="77777777" w:rsidR="005454EC" w:rsidRDefault="005454EC" w:rsidP="005454EC">
      <w:pPr>
        <w:spacing w:after="0"/>
        <w:jc w:val="both"/>
        <w:rPr>
          <w:rFonts w:ascii="Times New Roman" w:hAnsi="Times New Roman" w:cs="Times New Roman"/>
        </w:rPr>
      </w:pPr>
    </w:p>
    <w:p w14:paraId="47F198ED" w14:textId="77777777" w:rsidR="005454EC" w:rsidRDefault="005454EC" w:rsidP="005454EC">
      <w:pPr>
        <w:spacing w:after="0"/>
        <w:jc w:val="both"/>
        <w:rPr>
          <w:rFonts w:ascii="Times New Roman" w:hAnsi="Times New Roman" w:cs="Times New Roman"/>
        </w:rPr>
      </w:pPr>
      <w:r>
        <w:rPr>
          <w:rFonts w:ascii="Times New Roman" w:hAnsi="Times New Roman" w:cs="Times New Roman"/>
        </w:rPr>
        <w:t xml:space="preserve">Official email accounts can only be used for official EWB-HK business and abuse will not be tolerated. Please refer to Code of Conduct for more information on official account use. </w:t>
      </w:r>
    </w:p>
    <w:p w14:paraId="1A84A29A" w14:textId="77777777" w:rsidR="005454EC" w:rsidRDefault="005454EC" w:rsidP="005454EC">
      <w:pPr>
        <w:spacing w:after="0"/>
        <w:jc w:val="both"/>
        <w:rPr>
          <w:rFonts w:ascii="Times New Roman" w:hAnsi="Times New Roman" w:cs="Times New Roman"/>
        </w:rPr>
      </w:pPr>
    </w:p>
    <w:p w14:paraId="6D5EB400" w14:textId="77777777" w:rsidR="005454EC" w:rsidRDefault="005454EC" w:rsidP="005454EC">
      <w:pPr>
        <w:jc w:val="both"/>
        <w:rPr>
          <w:rFonts w:ascii="Times New Roman" w:hAnsi="Times New Roman" w:cs="Times New Roman"/>
          <w:b/>
        </w:rPr>
      </w:pPr>
      <w:r>
        <w:rPr>
          <w:rFonts w:ascii="Times New Roman" w:hAnsi="Times New Roman" w:cs="Times New Roman"/>
          <w:b/>
        </w:rPr>
        <w:t>15.4 Social Media Accounts</w:t>
      </w:r>
    </w:p>
    <w:p w14:paraId="652C5DD5" w14:textId="77777777" w:rsidR="005454EC" w:rsidRDefault="005454EC" w:rsidP="005454EC">
      <w:pPr>
        <w:jc w:val="both"/>
        <w:rPr>
          <w:rFonts w:ascii="Times New Roman" w:hAnsi="Times New Roman" w:cs="Times New Roman"/>
        </w:rPr>
      </w:pPr>
      <w:r>
        <w:rPr>
          <w:rFonts w:ascii="Times New Roman" w:hAnsi="Times New Roman" w:cs="Times New Roman"/>
        </w:rPr>
        <w:t xml:space="preserve">EWB-HK uses social media platforms to reach out to members and volunteers and to recruit new volunteers and raise funds. </w:t>
      </w:r>
    </w:p>
    <w:p w14:paraId="72189BB4" w14:textId="77777777" w:rsidR="005454EC" w:rsidRDefault="005454EC" w:rsidP="005454EC">
      <w:pPr>
        <w:jc w:val="both"/>
        <w:rPr>
          <w:rFonts w:ascii="Times New Roman" w:hAnsi="Times New Roman" w:cs="Times New Roman"/>
        </w:rPr>
      </w:pPr>
      <w:r>
        <w:rPr>
          <w:rFonts w:ascii="Times New Roman" w:hAnsi="Times New Roman" w:cs="Times New Roman"/>
        </w:rPr>
        <w:t>The main social media account for EWB-HK is at:</w:t>
      </w:r>
    </w:p>
    <w:p w14:paraId="351A34BD" w14:textId="77777777" w:rsidR="005454EC" w:rsidRPr="006A6102" w:rsidRDefault="00B34241" w:rsidP="005454EC">
      <w:pPr>
        <w:jc w:val="both"/>
        <w:rPr>
          <w:rFonts w:ascii="Times New Roman" w:hAnsi="Times New Roman" w:cs="Times New Roman"/>
        </w:rPr>
      </w:pPr>
      <w:hyperlink r:id="rId26" w:history="1">
        <w:r w:rsidR="005454EC" w:rsidRPr="00DA6AD0">
          <w:rPr>
            <w:rStyle w:val="Hyperlink"/>
            <w:rFonts w:ascii="Times New Roman" w:hAnsi="Times New Roman" w:cs="Times New Roman"/>
          </w:rPr>
          <w:t>https://www.facebook.com/EWBHK/</w:t>
        </w:r>
      </w:hyperlink>
    </w:p>
    <w:p w14:paraId="49660350" w14:textId="77777777" w:rsidR="005454EC" w:rsidRDefault="005454EC" w:rsidP="005454EC">
      <w:pPr>
        <w:spacing w:after="0"/>
        <w:jc w:val="both"/>
        <w:rPr>
          <w:rFonts w:ascii="Times New Roman" w:hAnsi="Times New Roman" w:cs="Times New Roman"/>
        </w:rPr>
      </w:pPr>
      <w:r>
        <w:rPr>
          <w:rFonts w:ascii="Times New Roman" w:hAnsi="Times New Roman" w:cs="Times New Roman"/>
        </w:rPr>
        <w:t xml:space="preserve">A complete list of social media accounts currently used by EWB-HK is provided in appendix 15.4.1. </w:t>
      </w:r>
    </w:p>
    <w:p w14:paraId="6999E6EE" w14:textId="77777777" w:rsidR="005454EC" w:rsidRDefault="005454EC" w:rsidP="005454EC">
      <w:pPr>
        <w:spacing w:after="0"/>
        <w:jc w:val="both"/>
        <w:rPr>
          <w:rFonts w:ascii="Times New Roman" w:hAnsi="Times New Roman" w:cs="Times New Roman"/>
        </w:rPr>
      </w:pPr>
    </w:p>
    <w:p w14:paraId="503D349E" w14:textId="77777777" w:rsidR="005454EC" w:rsidRDefault="005454EC" w:rsidP="005454EC">
      <w:pPr>
        <w:spacing w:after="0"/>
        <w:jc w:val="both"/>
        <w:rPr>
          <w:rFonts w:ascii="Times New Roman" w:hAnsi="Times New Roman" w:cs="Times New Roman"/>
        </w:rPr>
      </w:pPr>
      <w:r>
        <w:rPr>
          <w:rFonts w:ascii="Times New Roman" w:hAnsi="Times New Roman" w:cs="Times New Roman"/>
        </w:rPr>
        <w:t xml:space="preserve">Social media accounts are managed by members tasked with fundraising, volunteer recruiting and general communication by the Board of Directors. Content for social media accounts can be created by all personnel by it is posted and supervised by responsible members in charge of these accounts. </w:t>
      </w:r>
    </w:p>
    <w:p w14:paraId="57186A6A" w14:textId="40E8A660" w:rsidR="005454EC" w:rsidRDefault="005454EC" w:rsidP="005454EC">
      <w:pPr>
        <w:spacing w:after="0"/>
        <w:jc w:val="both"/>
        <w:rPr>
          <w:rFonts w:ascii="Times New Roman" w:hAnsi="Times New Roman" w:cs="Times New Roman"/>
        </w:rPr>
      </w:pPr>
    </w:p>
    <w:p w14:paraId="5EB73641" w14:textId="77777777" w:rsidR="005454EC" w:rsidRDefault="005454EC" w:rsidP="005454EC">
      <w:pPr>
        <w:spacing w:after="0"/>
        <w:jc w:val="both"/>
        <w:rPr>
          <w:rFonts w:ascii="Times New Roman" w:hAnsi="Times New Roman" w:cs="Times New Roman"/>
        </w:rPr>
      </w:pPr>
    </w:p>
    <w:p w14:paraId="35A93BF9" w14:textId="77777777" w:rsidR="005454EC" w:rsidRDefault="005454EC" w:rsidP="005454EC">
      <w:pPr>
        <w:jc w:val="both"/>
        <w:rPr>
          <w:rFonts w:ascii="Times New Roman" w:hAnsi="Times New Roman" w:cs="Times New Roman"/>
          <w:b/>
        </w:rPr>
      </w:pPr>
      <w:r>
        <w:rPr>
          <w:rFonts w:ascii="Times New Roman" w:hAnsi="Times New Roman" w:cs="Times New Roman"/>
          <w:b/>
        </w:rPr>
        <w:t>15.5 Centralized Storage Repository</w:t>
      </w:r>
    </w:p>
    <w:p w14:paraId="386E8990" w14:textId="77777777" w:rsidR="005454EC" w:rsidRDefault="005454EC" w:rsidP="005454EC">
      <w:pPr>
        <w:jc w:val="both"/>
        <w:rPr>
          <w:rFonts w:ascii="Times New Roman" w:hAnsi="Times New Roman" w:cs="Times New Roman"/>
        </w:rPr>
      </w:pPr>
      <w:r>
        <w:rPr>
          <w:rFonts w:ascii="Times New Roman" w:hAnsi="Times New Roman" w:cs="Times New Roman"/>
        </w:rPr>
        <w:t>EWB-HK stores all its documents and files in one central repository.</w:t>
      </w:r>
    </w:p>
    <w:p w14:paraId="03A02572" w14:textId="77777777" w:rsidR="005454EC" w:rsidRDefault="005454EC" w:rsidP="005454EC">
      <w:pPr>
        <w:jc w:val="both"/>
        <w:rPr>
          <w:rFonts w:ascii="Times New Roman" w:hAnsi="Times New Roman" w:cs="Times New Roman"/>
        </w:rPr>
      </w:pPr>
      <w:r>
        <w:rPr>
          <w:rFonts w:ascii="Times New Roman" w:hAnsi="Times New Roman" w:cs="Times New Roman"/>
        </w:rPr>
        <w:t xml:space="preserve">Different folders in this repository have different level of access, to guarantee privacy and security. </w:t>
      </w:r>
    </w:p>
    <w:p w14:paraId="31C92882" w14:textId="77777777" w:rsidR="005454EC" w:rsidRDefault="005454EC" w:rsidP="005454EC">
      <w:pPr>
        <w:jc w:val="both"/>
        <w:rPr>
          <w:rFonts w:ascii="Times New Roman" w:hAnsi="Times New Roman" w:cs="Times New Roman"/>
        </w:rPr>
      </w:pPr>
      <w:r>
        <w:rPr>
          <w:rFonts w:ascii="Times New Roman" w:hAnsi="Times New Roman" w:cs="Times New Roman"/>
        </w:rPr>
        <w:t xml:space="preserve">All members have access to the storage repository according to their level of access, established by EWB-HK Chairman. Each Committee has a dedicated folder on the repository and the Committee chair regulates access of members to this folder. The committee folders are managed by the committee members.  </w:t>
      </w:r>
    </w:p>
    <w:p w14:paraId="0D23CF82" w14:textId="77777777" w:rsidR="005454EC" w:rsidRDefault="005454EC" w:rsidP="005454EC">
      <w:pPr>
        <w:jc w:val="both"/>
        <w:rPr>
          <w:rFonts w:ascii="Times New Roman" w:hAnsi="Times New Roman" w:cs="Times New Roman"/>
        </w:rPr>
      </w:pPr>
      <w:r>
        <w:rPr>
          <w:rFonts w:ascii="Times New Roman" w:hAnsi="Times New Roman" w:cs="Times New Roman"/>
        </w:rPr>
        <w:t xml:space="preserve">All central repository users are kindly invited to respect the following norms: </w:t>
      </w:r>
    </w:p>
    <w:p w14:paraId="31DC5E42" w14:textId="77777777" w:rsidR="005454EC" w:rsidRDefault="005454EC" w:rsidP="005454EC">
      <w:pPr>
        <w:pStyle w:val="ListParagraph"/>
        <w:numPr>
          <w:ilvl w:val="0"/>
          <w:numId w:val="38"/>
        </w:numPr>
        <w:jc w:val="both"/>
        <w:rPr>
          <w:rFonts w:ascii="Times New Roman" w:hAnsi="Times New Roman" w:cs="Times New Roman"/>
        </w:rPr>
      </w:pPr>
      <w:r w:rsidRPr="00944AA4">
        <w:rPr>
          <w:rFonts w:ascii="Times New Roman" w:hAnsi="Times New Roman" w:cs="Times New Roman"/>
        </w:rPr>
        <w:t>usage of the central repository must comply with the Personal Data (Privacy) Ordinance in Hong Kong</w:t>
      </w:r>
    </w:p>
    <w:p w14:paraId="6E18CE02" w14:textId="77777777" w:rsidR="005454EC" w:rsidRDefault="005454EC" w:rsidP="005454EC">
      <w:pPr>
        <w:pStyle w:val="ListParagraph"/>
        <w:numPr>
          <w:ilvl w:val="0"/>
          <w:numId w:val="38"/>
        </w:numPr>
        <w:jc w:val="both"/>
        <w:rPr>
          <w:rFonts w:ascii="Times New Roman" w:hAnsi="Times New Roman" w:cs="Times New Roman"/>
        </w:rPr>
      </w:pPr>
      <w:r>
        <w:rPr>
          <w:rFonts w:ascii="Times New Roman" w:hAnsi="Times New Roman" w:cs="Times New Roman"/>
        </w:rPr>
        <w:t>official videos and pictures and large files will be permanently stored on the central repository, while temporary videos, pictures and large files need to purged routinely to create free space</w:t>
      </w:r>
    </w:p>
    <w:p w14:paraId="48A4203B" w14:textId="77777777" w:rsidR="005454EC" w:rsidRDefault="005454EC" w:rsidP="005454EC">
      <w:pPr>
        <w:pStyle w:val="ListParagraph"/>
        <w:numPr>
          <w:ilvl w:val="0"/>
          <w:numId w:val="38"/>
        </w:numPr>
        <w:jc w:val="both"/>
        <w:rPr>
          <w:rFonts w:ascii="Times New Roman" w:hAnsi="Times New Roman" w:cs="Times New Roman"/>
        </w:rPr>
      </w:pPr>
      <w:r>
        <w:rPr>
          <w:rFonts w:ascii="Times New Roman" w:hAnsi="Times New Roman" w:cs="Times New Roman"/>
        </w:rPr>
        <w:t>official photos must be stored in HD, format preferred jpeg with maximum 8MB size per picture; non-official photos must be stored in lower formats, with maximum 3MB size per picture</w:t>
      </w:r>
    </w:p>
    <w:p w14:paraId="5B755ADD" w14:textId="77777777" w:rsidR="005454EC" w:rsidRDefault="005454EC" w:rsidP="005454EC">
      <w:pPr>
        <w:pStyle w:val="ListParagraph"/>
        <w:numPr>
          <w:ilvl w:val="0"/>
          <w:numId w:val="38"/>
        </w:numPr>
        <w:jc w:val="both"/>
        <w:rPr>
          <w:rFonts w:ascii="Times New Roman" w:hAnsi="Times New Roman" w:cs="Times New Roman"/>
        </w:rPr>
      </w:pPr>
      <w:r>
        <w:rPr>
          <w:rFonts w:ascii="Times New Roman" w:hAnsi="Times New Roman" w:cs="Times New Roman"/>
        </w:rPr>
        <w:t>members should use the space intelligently and file documents in their most logical path, to allow other members to find them and use them</w:t>
      </w:r>
    </w:p>
    <w:p w14:paraId="402BAB8C" w14:textId="77777777" w:rsidR="005454EC" w:rsidRDefault="005454EC" w:rsidP="005454EC">
      <w:pPr>
        <w:pStyle w:val="ListParagraph"/>
        <w:numPr>
          <w:ilvl w:val="0"/>
          <w:numId w:val="38"/>
        </w:numPr>
        <w:jc w:val="both"/>
        <w:rPr>
          <w:rFonts w:ascii="Times New Roman" w:hAnsi="Times New Roman" w:cs="Times New Roman"/>
        </w:rPr>
      </w:pPr>
      <w:r>
        <w:rPr>
          <w:rFonts w:ascii="Times New Roman" w:hAnsi="Times New Roman" w:cs="Times New Roman"/>
        </w:rPr>
        <w:t>repetitions of identical files in multiple locations of the central repository is highly discouraged</w:t>
      </w:r>
    </w:p>
    <w:p w14:paraId="6660FCD6" w14:textId="77777777" w:rsidR="005454EC" w:rsidRDefault="005454EC" w:rsidP="005454EC">
      <w:pPr>
        <w:jc w:val="both"/>
        <w:rPr>
          <w:rFonts w:ascii="Times New Roman" w:hAnsi="Times New Roman" w:cs="Times New Roman"/>
        </w:rPr>
      </w:pPr>
    </w:p>
    <w:p w14:paraId="31D09BEC" w14:textId="77777777" w:rsidR="005454EC" w:rsidRDefault="005454EC" w:rsidP="005454EC">
      <w:pPr>
        <w:jc w:val="both"/>
        <w:rPr>
          <w:rFonts w:ascii="Times New Roman" w:hAnsi="Times New Roman" w:cs="Times New Roman"/>
        </w:rPr>
      </w:pPr>
      <w:r>
        <w:rPr>
          <w:rFonts w:ascii="Times New Roman" w:hAnsi="Times New Roman" w:cs="Times New Roman"/>
        </w:rPr>
        <w:t xml:space="preserve">To obtain access to the central repository, members should contact their Committee chairs, stating their intentions and needs. </w:t>
      </w:r>
    </w:p>
    <w:p w14:paraId="6DD214EF" w14:textId="0001544F" w:rsidR="003A370B" w:rsidRDefault="003A370B" w:rsidP="005454EC">
      <w:pPr>
        <w:jc w:val="both"/>
        <w:rPr>
          <w:rFonts w:ascii="Times New Roman" w:hAnsi="Times New Roman" w:cs="Times New Roman"/>
        </w:rPr>
      </w:pPr>
      <w:r>
        <w:rPr>
          <w:rFonts w:ascii="Times New Roman" w:hAnsi="Times New Roman" w:cs="Times New Roman"/>
        </w:rPr>
        <w:t xml:space="preserve">Usage of the central repository is regulated by Appendix 15.5.1. </w:t>
      </w:r>
    </w:p>
    <w:p w14:paraId="479DA554" w14:textId="77777777" w:rsidR="00A53F80" w:rsidRDefault="00A53F80" w:rsidP="005454EC">
      <w:pPr>
        <w:jc w:val="both"/>
        <w:rPr>
          <w:ins w:id="16" w:author="Claudio Canzonetta" w:date="2019-08-09T14:01:00Z"/>
          <w:rFonts w:ascii="Times New Roman" w:hAnsi="Times New Roman" w:cs="Times New Roman"/>
          <w:b/>
        </w:rPr>
      </w:pPr>
    </w:p>
    <w:p w14:paraId="675D0ED5" w14:textId="77777777" w:rsidR="005454EC" w:rsidRDefault="005454EC" w:rsidP="005454EC">
      <w:pPr>
        <w:jc w:val="both"/>
        <w:rPr>
          <w:rFonts w:ascii="Times New Roman" w:hAnsi="Times New Roman" w:cs="Times New Roman"/>
          <w:b/>
        </w:rPr>
      </w:pPr>
      <w:r>
        <w:rPr>
          <w:rFonts w:ascii="Times New Roman" w:hAnsi="Times New Roman" w:cs="Times New Roman"/>
          <w:b/>
        </w:rPr>
        <w:t>15.6 General Event Calendar</w:t>
      </w:r>
    </w:p>
    <w:p w14:paraId="780EEBD9" w14:textId="77777777" w:rsidR="005454EC" w:rsidRDefault="005454EC" w:rsidP="005454EC">
      <w:pPr>
        <w:jc w:val="both"/>
        <w:rPr>
          <w:rFonts w:ascii="Times New Roman" w:hAnsi="Times New Roman" w:cs="Times New Roman"/>
        </w:rPr>
      </w:pPr>
      <w:r>
        <w:rPr>
          <w:rFonts w:ascii="Times New Roman" w:hAnsi="Times New Roman" w:cs="Times New Roman"/>
        </w:rPr>
        <w:t>The different committees in EWB-HK are free to arrange internal meetings and informal gatherings. All events arranged by EWB-HK, whether formal or informal, should be affixed on the EWB-HK General Event Calendar.</w:t>
      </w:r>
    </w:p>
    <w:p w14:paraId="6F7AE84D" w14:textId="77777777" w:rsidR="005454EC" w:rsidRDefault="005454EC" w:rsidP="005454EC">
      <w:pPr>
        <w:jc w:val="both"/>
        <w:rPr>
          <w:rFonts w:ascii="Times New Roman" w:hAnsi="Times New Roman" w:cs="Times New Roman"/>
        </w:rPr>
      </w:pPr>
      <w:r>
        <w:rPr>
          <w:rFonts w:ascii="Times New Roman" w:hAnsi="Times New Roman" w:cs="Times New Roman"/>
        </w:rPr>
        <w:t xml:space="preserve">The Event Calendar will be placed in the Central Repository to ensure transparency and ease of use for all members. </w:t>
      </w:r>
    </w:p>
    <w:p w14:paraId="592ED792" w14:textId="77777777" w:rsidR="005454EC" w:rsidRDefault="005454EC" w:rsidP="005454EC">
      <w:pPr>
        <w:jc w:val="both"/>
        <w:rPr>
          <w:rFonts w:ascii="Times New Roman" w:hAnsi="Times New Roman" w:cs="Times New Roman"/>
        </w:rPr>
      </w:pPr>
      <w:r>
        <w:rPr>
          <w:rFonts w:ascii="Times New Roman" w:hAnsi="Times New Roman" w:cs="Times New Roman"/>
        </w:rPr>
        <w:t xml:space="preserve">Members should note that even if Event Calendar is accessible by all members, not all meetings are open for all members to attend. </w:t>
      </w:r>
      <w:proofErr w:type="gramStart"/>
      <w:r>
        <w:rPr>
          <w:rFonts w:ascii="Times New Roman" w:hAnsi="Times New Roman" w:cs="Times New Roman"/>
        </w:rPr>
        <w:t>Specifically Yearly General Meetings are regulated by the Article of Associations</w:t>
      </w:r>
      <w:proofErr w:type="gramEnd"/>
      <w:r>
        <w:rPr>
          <w:rFonts w:ascii="Times New Roman" w:hAnsi="Times New Roman" w:cs="Times New Roman"/>
        </w:rPr>
        <w:t xml:space="preserve"> and Board of Directors meetings are for Directors only. </w:t>
      </w:r>
    </w:p>
    <w:p w14:paraId="7510D0C8" w14:textId="77777777" w:rsidR="005454EC" w:rsidRDefault="005454EC" w:rsidP="005454EC">
      <w:pPr>
        <w:jc w:val="both"/>
        <w:rPr>
          <w:rFonts w:ascii="Times New Roman" w:hAnsi="Times New Roman" w:cs="Times New Roman"/>
        </w:rPr>
      </w:pPr>
    </w:p>
    <w:p w14:paraId="4FEFD7A8" w14:textId="77777777" w:rsidR="0078743C" w:rsidRPr="00A4393E" w:rsidRDefault="0078743C" w:rsidP="0078743C">
      <w:pPr>
        <w:rPr>
          <w:rFonts w:ascii="Times New Roman" w:hAnsi="Times New Roman" w:cs="Times New Roman"/>
          <w:b/>
        </w:rPr>
      </w:pPr>
    </w:p>
    <w:p w14:paraId="3F311F79" w14:textId="77777777" w:rsidR="0078743C" w:rsidRPr="00A4393E" w:rsidRDefault="0078743C" w:rsidP="0078743C">
      <w:pPr>
        <w:rPr>
          <w:rFonts w:ascii="Times New Roman" w:hAnsi="Times New Roman" w:cs="Times New Roman"/>
          <w:b/>
          <w:szCs w:val="24"/>
        </w:rPr>
      </w:pPr>
      <w:r w:rsidRPr="00A4393E">
        <w:rPr>
          <w:rFonts w:ascii="Times New Roman" w:hAnsi="Times New Roman" w:cs="Times New Roman"/>
          <w:b/>
          <w:szCs w:val="24"/>
        </w:rPr>
        <w:t>SECTION 1</w:t>
      </w:r>
      <w:r>
        <w:rPr>
          <w:rFonts w:ascii="Times New Roman" w:hAnsi="Times New Roman" w:cs="Times New Roman"/>
          <w:b/>
          <w:szCs w:val="24"/>
        </w:rPr>
        <w:t>6</w:t>
      </w:r>
      <w:r w:rsidRPr="00A4393E">
        <w:rPr>
          <w:rFonts w:ascii="Times New Roman" w:hAnsi="Times New Roman" w:cs="Times New Roman"/>
          <w:b/>
          <w:szCs w:val="24"/>
        </w:rPr>
        <w:t xml:space="preserve">: </w:t>
      </w:r>
      <w:r>
        <w:rPr>
          <w:rFonts w:ascii="Times New Roman" w:hAnsi="Times New Roman" w:cs="Times New Roman"/>
          <w:b/>
          <w:szCs w:val="24"/>
        </w:rPr>
        <w:t>POLICIES AND PROCEDURES</w:t>
      </w:r>
    </w:p>
    <w:p w14:paraId="5A913DD2" w14:textId="77777777" w:rsidR="0078743C" w:rsidRPr="00A4393E" w:rsidRDefault="0078743C" w:rsidP="0078743C">
      <w:pPr>
        <w:rPr>
          <w:rFonts w:ascii="Times New Roman" w:hAnsi="Times New Roman" w:cs="Times New Roman"/>
          <w:b/>
          <w:szCs w:val="24"/>
        </w:rPr>
      </w:pPr>
    </w:p>
    <w:p w14:paraId="10FD8B77" w14:textId="77777777" w:rsidR="0078743C" w:rsidRPr="00A4393E" w:rsidRDefault="0078743C" w:rsidP="0078743C">
      <w:pPr>
        <w:rPr>
          <w:rFonts w:ascii="Times New Roman" w:hAnsi="Times New Roman" w:cs="Times New Roman"/>
          <w:b/>
        </w:rPr>
      </w:pPr>
      <w:r>
        <w:rPr>
          <w:rFonts w:ascii="Times New Roman" w:hAnsi="Times New Roman" w:cs="Times New Roman"/>
          <w:b/>
        </w:rPr>
        <w:t>16</w:t>
      </w:r>
      <w:r w:rsidRPr="00A4393E">
        <w:rPr>
          <w:rFonts w:ascii="Times New Roman" w:hAnsi="Times New Roman" w:cs="Times New Roman"/>
          <w:b/>
        </w:rPr>
        <w:t xml:space="preserve">.1 </w:t>
      </w:r>
      <w:r>
        <w:rPr>
          <w:rFonts w:ascii="Times New Roman" w:hAnsi="Times New Roman" w:cs="Times New Roman"/>
          <w:b/>
        </w:rPr>
        <w:t>Privacy policy</w:t>
      </w:r>
    </w:p>
    <w:p w14:paraId="69DC1677" w14:textId="77777777" w:rsidR="0078743C" w:rsidRDefault="0078743C" w:rsidP="0078743C">
      <w:pPr>
        <w:rPr>
          <w:rFonts w:ascii="Times New Roman" w:hAnsi="Times New Roman" w:cs="Times New Roman"/>
        </w:rPr>
      </w:pPr>
    </w:p>
    <w:p w14:paraId="0A81B774" w14:textId="105DF719" w:rsidR="0078743C" w:rsidRDefault="0078743C" w:rsidP="00443757">
      <w:pPr>
        <w:spacing w:after="0"/>
        <w:rPr>
          <w:rFonts w:ascii="Times New Roman" w:hAnsi="Times New Roman" w:cs="Times New Roman"/>
        </w:rPr>
      </w:pPr>
      <w:r w:rsidRPr="005D0FA0">
        <w:rPr>
          <w:rFonts w:ascii="Times New Roman" w:hAnsi="Times New Roman" w:cs="Times New Roman"/>
        </w:rPr>
        <w:t>EWB-HK Personnel acknowledge and accept that the organization is in</w:t>
      </w:r>
      <w:r>
        <w:rPr>
          <w:rFonts w:ascii="Times New Roman" w:hAnsi="Times New Roman" w:cs="Times New Roman"/>
        </w:rPr>
        <w:t xml:space="preserve"> </w:t>
      </w:r>
      <w:r w:rsidRPr="005D0FA0">
        <w:rPr>
          <w:rFonts w:ascii="Times New Roman" w:hAnsi="Times New Roman" w:cs="Times New Roman"/>
        </w:rPr>
        <w:t>possession of some of their personal information which are gathered for</w:t>
      </w:r>
      <w:r>
        <w:rPr>
          <w:rFonts w:ascii="Times New Roman" w:hAnsi="Times New Roman" w:cs="Times New Roman"/>
        </w:rPr>
        <w:t xml:space="preserve"> </w:t>
      </w:r>
      <w:r w:rsidRPr="005D0FA0">
        <w:rPr>
          <w:rFonts w:ascii="Times New Roman" w:hAnsi="Times New Roman" w:cs="Times New Roman"/>
        </w:rPr>
        <w:t>project and/or other agreed purposes suc</w:t>
      </w:r>
      <w:r w:rsidR="00443757">
        <w:rPr>
          <w:rFonts w:ascii="Times New Roman" w:hAnsi="Times New Roman" w:cs="Times New Roman"/>
        </w:rPr>
        <w:t xml:space="preserve">h as traveling or insurance and </w:t>
      </w:r>
      <w:r w:rsidRPr="005D0FA0">
        <w:rPr>
          <w:rFonts w:ascii="Times New Roman" w:hAnsi="Times New Roman" w:cs="Times New Roman"/>
        </w:rPr>
        <w:t xml:space="preserve">access is limited </w:t>
      </w:r>
      <w:r>
        <w:rPr>
          <w:rFonts w:ascii="Times New Roman" w:hAnsi="Times New Roman" w:cs="Times New Roman"/>
        </w:rPr>
        <w:t xml:space="preserve">to </w:t>
      </w:r>
      <w:r w:rsidRPr="005D0FA0">
        <w:rPr>
          <w:rFonts w:ascii="Times New Roman" w:hAnsi="Times New Roman" w:cs="Times New Roman"/>
        </w:rPr>
        <w:t xml:space="preserve">the responsible EWB-HK Personnel. </w:t>
      </w:r>
    </w:p>
    <w:p w14:paraId="60A70238" w14:textId="77777777" w:rsidR="00443757" w:rsidRDefault="00443757" w:rsidP="00443757">
      <w:pPr>
        <w:spacing w:after="0"/>
        <w:rPr>
          <w:rFonts w:ascii="Times New Roman" w:hAnsi="Times New Roman" w:cs="Times New Roman"/>
        </w:rPr>
      </w:pPr>
    </w:p>
    <w:p w14:paraId="76F62828" w14:textId="0D1BAD7C" w:rsidR="0078743C" w:rsidRPr="005D0FA0" w:rsidRDefault="0078743C" w:rsidP="00443757">
      <w:pPr>
        <w:spacing w:after="0"/>
        <w:rPr>
          <w:rFonts w:ascii="Times New Roman" w:hAnsi="Times New Roman" w:cs="Times New Roman"/>
        </w:rPr>
      </w:pPr>
      <w:r w:rsidRPr="005D0FA0">
        <w:rPr>
          <w:rFonts w:ascii="Times New Roman" w:hAnsi="Times New Roman" w:cs="Times New Roman"/>
        </w:rPr>
        <w:t>EWB-HK will hold</w:t>
      </w:r>
      <w:r>
        <w:rPr>
          <w:rFonts w:ascii="Times New Roman" w:hAnsi="Times New Roman" w:cs="Times New Roman"/>
        </w:rPr>
        <w:t xml:space="preserve"> </w:t>
      </w:r>
      <w:r w:rsidRPr="005D0FA0">
        <w:rPr>
          <w:rFonts w:ascii="Times New Roman" w:hAnsi="Times New Roman" w:cs="Times New Roman"/>
        </w:rPr>
        <w:t>the personal information in a safe and se</w:t>
      </w:r>
      <w:r w:rsidR="00443757">
        <w:rPr>
          <w:rFonts w:ascii="Times New Roman" w:hAnsi="Times New Roman" w:cs="Times New Roman"/>
        </w:rPr>
        <w:t xml:space="preserve">cure location. EWB-HK Personnel </w:t>
      </w:r>
      <w:r w:rsidRPr="005D0FA0">
        <w:rPr>
          <w:rFonts w:ascii="Times New Roman" w:hAnsi="Times New Roman" w:cs="Times New Roman"/>
        </w:rPr>
        <w:t>shall use the personal information for the intended purpose only.</w:t>
      </w:r>
    </w:p>
    <w:p w14:paraId="5C6F8023" w14:textId="77777777" w:rsidR="0078743C" w:rsidRDefault="0078743C" w:rsidP="0078743C">
      <w:pPr>
        <w:rPr>
          <w:rFonts w:ascii="Times New Roman" w:hAnsi="Times New Roman" w:cs="Times New Roman"/>
        </w:rPr>
      </w:pPr>
    </w:p>
    <w:p w14:paraId="3C93B76D" w14:textId="77777777" w:rsidR="0078743C" w:rsidRDefault="0078743C" w:rsidP="0078743C">
      <w:pPr>
        <w:rPr>
          <w:rFonts w:ascii="Times New Roman" w:hAnsi="Times New Roman" w:cs="Times New Roman"/>
        </w:rPr>
      </w:pPr>
      <w:r>
        <w:rPr>
          <w:rFonts w:ascii="Times New Roman" w:hAnsi="Times New Roman" w:cs="Times New Roman"/>
        </w:rPr>
        <w:t xml:space="preserve">For all other Privacy matters, EWB-HK refers and complies with the Hong Kong S.A.R. “Personal Data (Privacy) Ordinance” (cap. 486). </w:t>
      </w:r>
    </w:p>
    <w:p w14:paraId="09F09BFB" w14:textId="77777777" w:rsidR="0078743C" w:rsidRDefault="0078743C" w:rsidP="0078743C">
      <w:pPr>
        <w:rPr>
          <w:rFonts w:ascii="Times New Roman" w:hAnsi="Times New Roman" w:cs="Times New Roman"/>
        </w:rPr>
      </w:pPr>
      <w:r>
        <w:rPr>
          <w:rFonts w:ascii="Times New Roman" w:hAnsi="Times New Roman" w:cs="Times New Roman"/>
        </w:rPr>
        <w:t xml:space="preserve">More information about this ordinance may be obtained on the official website of the Privacy Commissioner for Personal Data, Hong Kong. </w:t>
      </w:r>
    </w:p>
    <w:p w14:paraId="6E9C9551" w14:textId="77777777" w:rsidR="0078743C" w:rsidRDefault="0078743C" w:rsidP="0078743C">
      <w:pPr>
        <w:rPr>
          <w:rFonts w:ascii="Times New Roman" w:hAnsi="Times New Roman" w:cs="Times New Roman"/>
        </w:rPr>
      </w:pPr>
    </w:p>
    <w:p w14:paraId="081939EB" w14:textId="77777777" w:rsidR="0078743C" w:rsidRDefault="0078743C" w:rsidP="0078743C">
      <w:pPr>
        <w:rPr>
          <w:rFonts w:ascii="Times New Roman" w:hAnsi="Times New Roman" w:cs="Times New Roman"/>
          <w:b/>
        </w:rPr>
      </w:pPr>
      <w:r w:rsidRPr="00E063DB">
        <w:rPr>
          <w:rFonts w:ascii="Times New Roman" w:hAnsi="Times New Roman" w:cs="Times New Roman"/>
          <w:b/>
        </w:rPr>
        <w:t>16.2 Copyright policy</w:t>
      </w:r>
    </w:p>
    <w:p w14:paraId="4ACF98A7" w14:textId="77777777" w:rsidR="0078743C" w:rsidRDefault="0078743C" w:rsidP="0078743C">
      <w:pPr>
        <w:rPr>
          <w:rFonts w:ascii="Times New Roman" w:hAnsi="Times New Roman" w:cs="Times New Roman"/>
        </w:rPr>
      </w:pPr>
    </w:p>
    <w:p w14:paraId="192025EC" w14:textId="77777777" w:rsidR="0078743C" w:rsidRDefault="0078743C" w:rsidP="0078743C">
      <w:pPr>
        <w:rPr>
          <w:rFonts w:ascii="Times New Roman" w:hAnsi="Times New Roman" w:cs="Times New Roman"/>
        </w:rPr>
      </w:pPr>
      <w:r w:rsidRPr="005D0FA0">
        <w:rPr>
          <w:rFonts w:ascii="Times New Roman" w:hAnsi="Times New Roman" w:cs="Times New Roman"/>
        </w:rPr>
        <w:t xml:space="preserve">The work produced in the capacity as </w:t>
      </w:r>
      <w:proofErr w:type="gramStart"/>
      <w:r w:rsidRPr="005D0FA0">
        <w:rPr>
          <w:rFonts w:ascii="Times New Roman" w:hAnsi="Times New Roman" w:cs="Times New Roman"/>
        </w:rPr>
        <w:t>a</w:t>
      </w:r>
      <w:proofErr w:type="gramEnd"/>
      <w:r w:rsidRPr="005D0FA0">
        <w:rPr>
          <w:rFonts w:ascii="Times New Roman" w:hAnsi="Times New Roman" w:cs="Times New Roman"/>
        </w:rPr>
        <w:t xml:space="preserve"> E</w:t>
      </w:r>
      <w:r>
        <w:rPr>
          <w:rFonts w:ascii="Times New Roman" w:hAnsi="Times New Roman" w:cs="Times New Roman"/>
        </w:rPr>
        <w:t xml:space="preserve">WB-HK Personnel is the property </w:t>
      </w:r>
      <w:r w:rsidRPr="005D0FA0">
        <w:rPr>
          <w:rFonts w:ascii="Times New Roman" w:hAnsi="Times New Roman" w:cs="Times New Roman"/>
        </w:rPr>
        <w:t xml:space="preserve">of the Organization. </w:t>
      </w:r>
    </w:p>
    <w:p w14:paraId="015B8DC1" w14:textId="6DE00318" w:rsidR="0078743C" w:rsidRDefault="0078743C" w:rsidP="00383F67">
      <w:pPr>
        <w:spacing w:after="0"/>
        <w:jc w:val="both"/>
        <w:rPr>
          <w:rFonts w:ascii="Times New Roman" w:hAnsi="Times New Roman" w:cs="Times New Roman"/>
        </w:rPr>
      </w:pPr>
      <w:r w:rsidRPr="005D0FA0">
        <w:rPr>
          <w:rFonts w:ascii="Times New Roman" w:hAnsi="Times New Roman" w:cs="Times New Roman"/>
        </w:rPr>
        <w:t>EWB-HK has the right to use all such work in any</w:t>
      </w:r>
      <w:r>
        <w:rPr>
          <w:rFonts w:ascii="Times New Roman" w:hAnsi="Times New Roman" w:cs="Times New Roman"/>
        </w:rPr>
        <w:t xml:space="preserve"> </w:t>
      </w:r>
      <w:r w:rsidRPr="005D0FA0">
        <w:rPr>
          <w:rFonts w:ascii="Times New Roman" w:hAnsi="Times New Roman" w:cs="Times New Roman"/>
        </w:rPr>
        <w:t>manner that it deems appropriate. As the intellectual property becomes part</w:t>
      </w:r>
      <w:r>
        <w:rPr>
          <w:rFonts w:ascii="Times New Roman" w:hAnsi="Times New Roman" w:cs="Times New Roman"/>
        </w:rPr>
        <w:t xml:space="preserve"> </w:t>
      </w:r>
      <w:r w:rsidRPr="005D0FA0">
        <w:rPr>
          <w:rFonts w:ascii="Times New Roman" w:hAnsi="Times New Roman" w:cs="Times New Roman"/>
        </w:rPr>
        <w:t>of the official EWB-HK record, EWB-HK Personnel should ensure the</w:t>
      </w:r>
      <w:r>
        <w:rPr>
          <w:rFonts w:ascii="Times New Roman" w:hAnsi="Times New Roman" w:cs="Times New Roman"/>
        </w:rPr>
        <w:t xml:space="preserve"> </w:t>
      </w:r>
      <w:r w:rsidRPr="005D0FA0">
        <w:rPr>
          <w:rFonts w:ascii="Times New Roman" w:hAnsi="Times New Roman" w:cs="Times New Roman"/>
        </w:rPr>
        <w:t>quality and integrity of all work produced.</w:t>
      </w:r>
      <w:r>
        <w:rPr>
          <w:rFonts w:ascii="Times New Roman" w:hAnsi="Times New Roman" w:cs="Times New Roman"/>
        </w:rPr>
        <w:t xml:space="preserve"> </w:t>
      </w:r>
      <w:r w:rsidR="00383F67">
        <w:rPr>
          <w:rFonts w:ascii="Times New Roman" w:hAnsi="Times New Roman" w:cs="Times New Roman"/>
        </w:rPr>
        <w:t>U</w:t>
      </w:r>
      <w:r w:rsidR="00383F67" w:rsidRPr="008625E2">
        <w:rPr>
          <w:rFonts w:ascii="Times New Roman" w:hAnsi="Times New Roman" w:cs="Times New Roman"/>
        </w:rPr>
        <w:t xml:space="preserve">nauthorised copying or disclosure of </w:t>
      </w:r>
      <w:r w:rsidR="00383F67">
        <w:rPr>
          <w:rFonts w:ascii="Times New Roman" w:hAnsi="Times New Roman" w:cs="Times New Roman"/>
        </w:rPr>
        <w:t>EWB-HK's</w:t>
      </w:r>
      <w:r w:rsidR="00383F67" w:rsidRPr="008625E2">
        <w:rPr>
          <w:rFonts w:ascii="Times New Roman" w:hAnsi="Times New Roman" w:cs="Times New Roman"/>
        </w:rPr>
        <w:t xml:space="preserve"> intellectual property</w:t>
      </w:r>
      <w:r w:rsidR="00383F67">
        <w:rPr>
          <w:rFonts w:ascii="Times New Roman" w:hAnsi="Times New Roman" w:cs="Times New Roman"/>
        </w:rPr>
        <w:t xml:space="preserve"> is severely forbidden</w:t>
      </w:r>
      <w:r w:rsidR="00383F67" w:rsidRPr="008625E2">
        <w:rPr>
          <w:rFonts w:ascii="Times New Roman" w:hAnsi="Times New Roman" w:cs="Times New Roman"/>
        </w:rPr>
        <w:t>.</w:t>
      </w:r>
    </w:p>
    <w:p w14:paraId="45E38F07" w14:textId="77777777" w:rsidR="00383F67" w:rsidRDefault="00383F67" w:rsidP="00383F67">
      <w:pPr>
        <w:spacing w:after="0"/>
        <w:jc w:val="both"/>
        <w:rPr>
          <w:rFonts w:ascii="Times New Roman" w:hAnsi="Times New Roman" w:cs="Times New Roman"/>
        </w:rPr>
      </w:pPr>
    </w:p>
    <w:p w14:paraId="3059CF60" w14:textId="77777777" w:rsidR="0078743C" w:rsidRPr="005D0FA0" w:rsidRDefault="0078743C" w:rsidP="0078743C">
      <w:pPr>
        <w:rPr>
          <w:rFonts w:ascii="Times New Roman" w:hAnsi="Times New Roman" w:cs="Times New Roman"/>
        </w:rPr>
      </w:pPr>
      <w:r w:rsidRPr="005D0FA0">
        <w:rPr>
          <w:rFonts w:ascii="Times New Roman" w:hAnsi="Times New Roman" w:cs="Times New Roman"/>
        </w:rPr>
        <w:t>Other organizations also protect their intellectual property. We respect their</w:t>
      </w:r>
      <w:r>
        <w:rPr>
          <w:rFonts w:ascii="Times New Roman" w:hAnsi="Times New Roman" w:cs="Times New Roman"/>
        </w:rPr>
        <w:t xml:space="preserve"> </w:t>
      </w:r>
      <w:r w:rsidRPr="005D0FA0">
        <w:rPr>
          <w:rFonts w:ascii="Times New Roman" w:hAnsi="Times New Roman" w:cs="Times New Roman"/>
        </w:rPr>
        <w:t>rights. We do not tolerate the unauthorized copying or disclosure of another’s</w:t>
      </w:r>
      <w:r>
        <w:rPr>
          <w:rFonts w:ascii="Times New Roman" w:hAnsi="Times New Roman" w:cs="Times New Roman"/>
        </w:rPr>
        <w:t xml:space="preserve"> </w:t>
      </w:r>
      <w:r w:rsidRPr="005D0FA0">
        <w:rPr>
          <w:rFonts w:ascii="Times New Roman" w:hAnsi="Times New Roman" w:cs="Times New Roman"/>
        </w:rPr>
        <w:t xml:space="preserve">intellectual property. EWB-HK </w:t>
      </w:r>
      <w:r w:rsidRPr="005D0FA0">
        <w:rPr>
          <w:rFonts w:ascii="Times New Roman" w:hAnsi="Times New Roman" w:cs="Times New Roman"/>
        </w:rPr>
        <w:lastRenderedPageBreak/>
        <w:t>Personnel may use other people’s</w:t>
      </w:r>
      <w:r>
        <w:rPr>
          <w:rFonts w:ascii="Times New Roman" w:hAnsi="Times New Roman" w:cs="Times New Roman"/>
        </w:rPr>
        <w:t xml:space="preserve"> </w:t>
      </w:r>
      <w:r w:rsidRPr="005D0FA0">
        <w:rPr>
          <w:rFonts w:ascii="Times New Roman" w:hAnsi="Times New Roman" w:cs="Times New Roman"/>
        </w:rPr>
        <w:t>information only if their consent has been received or if the information is</w:t>
      </w:r>
      <w:r>
        <w:rPr>
          <w:rFonts w:ascii="Times New Roman" w:hAnsi="Times New Roman" w:cs="Times New Roman"/>
        </w:rPr>
        <w:t xml:space="preserve"> </w:t>
      </w:r>
      <w:r w:rsidRPr="005D0FA0">
        <w:rPr>
          <w:rFonts w:ascii="Times New Roman" w:hAnsi="Times New Roman" w:cs="Times New Roman"/>
        </w:rPr>
        <w:t>publicly available without restriction.</w:t>
      </w:r>
    </w:p>
    <w:p w14:paraId="00755A71" w14:textId="77777777" w:rsidR="0078743C" w:rsidRDefault="0078743C" w:rsidP="0078743C">
      <w:pPr>
        <w:rPr>
          <w:rFonts w:ascii="Times New Roman" w:hAnsi="Times New Roman" w:cs="Times New Roman"/>
        </w:rPr>
      </w:pPr>
    </w:p>
    <w:p w14:paraId="311B4162" w14:textId="77777777" w:rsidR="0078743C" w:rsidRPr="005D0FA0" w:rsidRDefault="0078743C" w:rsidP="0078743C">
      <w:pPr>
        <w:rPr>
          <w:rFonts w:ascii="Times New Roman" w:hAnsi="Times New Roman" w:cs="Times New Roman"/>
        </w:rPr>
      </w:pPr>
      <w:r w:rsidRPr="005D0FA0">
        <w:rPr>
          <w:rFonts w:ascii="Times New Roman" w:hAnsi="Times New Roman" w:cs="Times New Roman"/>
        </w:rPr>
        <w:t>Our rules and guidance about information management and intellectual</w:t>
      </w:r>
      <w:r>
        <w:rPr>
          <w:rFonts w:ascii="Times New Roman" w:hAnsi="Times New Roman" w:cs="Times New Roman"/>
        </w:rPr>
        <w:t xml:space="preserve"> </w:t>
      </w:r>
      <w:r w:rsidRPr="005D0FA0">
        <w:rPr>
          <w:rFonts w:ascii="Times New Roman" w:hAnsi="Times New Roman" w:cs="Times New Roman"/>
        </w:rPr>
        <w:t>property also extend to the use of electronic media, social networks, and</w:t>
      </w:r>
      <w:r>
        <w:rPr>
          <w:rFonts w:ascii="Times New Roman" w:hAnsi="Times New Roman" w:cs="Times New Roman"/>
        </w:rPr>
        <w:t xml:space="preserve"> </w:t>
      </w:r>
      <w:r w:rsidRPr="005D0FA0">
        <w:rPr>
          <w:rFonts w:ascii="Times New Roman" w:hAnsi="Times New Roman" w:cs="Times New Roman"/>
        </w:rPr>
        <w:t>other forms of non-print based communications.</w:t>
      </w:r>
    </w:p>
    <w:p w14:paraId="7DA821C1" w14:textId="77777777" w:rsidR="0078743C" w:rsidRDefault="0078743C" w:rsidP="0078743C">
      <w:pPr>
        <w:rPr>
          <w:rFonts w:ascii="Times New Roman" w:hAnsi="Times New Roman" w:cs="Times New Roman"/>
        </w:rPr>
      </w:pPr>
    </w:p>
    <w:p w14:paraId="3623F24F" w14:textId="77777777" w:rsidR="0078743C" w:rsidRPr="005D0FA0" w:rsidRDefault="0078743C" w:rsidP="0078743C">
      <w:pPr>
        <w:rPr>
          <w:rFonts w:ascii="Times New Roman" w:hAnsi="Times New Roman" w:cs="Times New Roman"/>
        </w:rPr>
      </w:pPr>
      <w:r w:rsidRPr="005D0FA0">
        <w:rPr>
          <w:rFonts w:ascii="Times New Roman" w:hAnsi="Times New Roman" w:cs="Times New Roman"/>
        </w:rPr>
        <w:t>The retention guidelines for the safekeeping and/or disposition of all records</w:t>
      </w:r>
      <w:r>
        <w:rPr>
          <w:rFonts w:ascii="Times New Roman" w:hAnsi="Times New Roman" w:cs="Times New Roman"/>
        </w:rPr>
        <w:t xml:space="preserve"> </w:t>
      </w:r>
      <w:r w:rsidRPr="005D0FA0">
        <w:rPr>
          <w:rFonts w:ascii="Times New Roman" w:hAnsi="Times New Roman" w:cs="Times New Roman"/>
        </w:rPr>
        <w:t>and documents are as follow:</w:t>
      </w:r>
    </w:p>
    <w:p w14:paraId="1C138AA8" w14:textId="77777777" w:rsidR="0078743C" w:rsidRPr="005D0FA0" w:rsidRDefault="0078743C" w:rsidP="0078743C">
      <w:pPr>
        <w:rPr>
          <w:rFonts w:ascii="Times New Roman" w:hAnsi="Times New Roman" w:cs="Times New Roman"/>
        </w:rPr>
      </w:pPr>
      <w:proofErr w:type="spellStart"/>
      <w:r w:rsidRPr="005D0FA0">
        <w:rPr>
          <w:rFonts w:ascii="Times New Roman" w:hAnsi="Times New Roman" w:cs="Times New Roman"/>
        </w:rPr>
        <w:t>i</w:t>
      </w:r>
      <w:proofErr w:type="spellEnd"/>
      <w:r w:rsidRPr="005D0FA0">
        <w:rPr>
          <w:rFonts w:ascii="Times New Roman" w:hAnsi="Times New Roman" w:cs="Times New Roman"/>
        </w:rPr>
        <w:t>) For documents pertaining to the incorp</w:t>
      </w:r>
      <w:r>
        <w:rPr>
          <w:rFonts w:ascii="Times New Roman" w:hAnsi="Times New Roman" w:cs="Times New Roman"/>
        </w:rPr>
        <w:t xml:space="preserve">oration of EWB-HK, retention is </w:t>
      </w:r>
      <w:r w:rsidRPr="005D0FA0">
        <w:rPr>
          <w:rFonts w:ascii="Times New Roman" w:hAnsi="Times New Roman" w:cs="Times New Roman"/>
        </w:rPr>
        <w:t>perpetual.</w:t>
      </w:r>
    </w:p>
    <w:p w14:paraId="34BB0D39" w14:textId="77777777" w:rsidR="0078743C" w:rsidRPr="005D0FA0" w:rsidRDefault="0078743C" w:rsidP="0078743C">
      <w:pPr>
        <w:rPr>
          <w:rFonts w:ascii="Times New Roman" w:hAnsi="Times New Roman" w:cs="Times New Roman"/>
        </w:rPr>
      </w:pPr>
      <w:r w:rsidRPr="005D0FA0">
        <w:rPr>
          <w:rFonts w:ascii="Times New Roman" w:hAnsi="Times New Roman" w:cs="Times New Roman"/>
        </w:rPr>
        <w:t>ii) For formal agreement with external parties, retention is 7 years after the</w:t>
      </w:r>
      <w:r>
        <w:rPr>
          <w:rFonts w:ascii="Times New Roman" w:hAnsi="Times New Roman" w:cs="Times New Roman"/>
        </w:rPr>
        <w:t xml:space="preserve"> </w:t>
      </w:r>
      <w:r w:rsidRPr="005D0FA0">
        <w:rPr>
          <w:rFonts w:ascii="Times New Roman" w:hAnsi="Times New Roman" w:cs="Times New Roman"/>
        </w:rPr>
        <w:t>end of the agreement.</w:t>
      </w:r>
    </w:p>
    <w:p w14:paraId="06F71469" w14:textId="77777777" w:rsidR="0078743C" w:rsidRPr="005D0FA0" w:rsidRDefault="0078743C" w:rsidP="0078743C">
      <w:pPr>
        <w:rPr>
          <w:rFonts w:ascii="Times New Roman" w:hAnsi="Times New Roman" w:cs="Times New Roman"/>
        </w:rPr>
      </w:pPr>
      <w:r w:rsidRPr="005D0FA0">
        <w:rPr>
          <w:rFonts w:ascii="Times New Roman" w:hAnsi="Times New Roman" w:cs="Times New Roman"/>
        </w:rPr>
        <w:t>iii) For financial records, retention complie</w:t>
      </w:r>
      <w:r>
        <w:rPr>
          <w:rFonts w:ascii="Times New Roman" w:hAnsi="Times New Roman" w:cs="Times New Roman"/>
        </w:rPr>
        <w:t xml:space="preserve">s with the Company Ordinance of </w:t>
      </w:r>
      <w:r w:rsidRPr="005D0FA0">
        <w:rPr>
          <w:rFonts w:ascii="Times New Roman" w:hAnsi="Times New Roman" w:cs="Times New Roman"/>
        </w:rPr>
        <w:t>Hong Kong.</w:t>
      </w:r>
    </w:p>
    <w:p w14:paraId="4FD6A54F" w14:textId="77777777" w:rsidR="0078743C" w:rsidRDefault="0078743C" w:rsidP="0078743C">
      <w:pPr>
        <w:rPr>
          <w:rFonts w:ascii="Times New Roman" w:hAnsi="Times New Roman" w:cs="Times New Roman"/>
        </w:rPr>
      </w:pPr>
    </w:p>
    <w:p w14:paraId="601BF698" w14:textId="05DC6D7F" w:rsidR="0078743C" w:rsidRDefault="0078743C" w:rsidP="00A53F80">
      <w:pPr>
        <w:spacing w:after="0"/>
        <w:rPr>
          <w:rFonts w:ascii="Times New Roman" w:hAnsi="Times New Roman" w:cs="Times New Roman"/>
        </w:rPr>
      </w:pPr>
      <w:r w:rsidRPr="005D0FA0">
        <w:rPr>
          <w:rFonts w:ascii="Times New Roman" w:hAnsi="Times New Roman" w:cs="Times New Roman"/>
        </w:rPr>
        <w:t>EWB-HK Personnel shall not place excerpts from EWB-HK documents on</w:t>
      </w:r>
      <w:r>
        <w:rPr>
          <w:rFonts w:ascii="Times New Roman" w:hAnsi="Times New Roman" w:cs="Times New Roman"/>
        </w:rPr>
        <w:t xml:space="preserve"> </w:t>
      </w:r>
      <w:r w:rsidRPr="005D0FA0">
        <w:rPr>
          <w:rFonts w:ascii="Times New Roman" w:hAnsi="Times New Roman" w:cs="Times New Roman"/>
        </w:rPr>
        <w:t>their personal websites, blogs or other social media for public access.</w:t>
      </w:r>
    </w:p>
    <w:p w14:paraId="2BD01F21" w14:textId="77777777" w:rsidR="0078743C" w:rsidRDefault="0078743C" w:rsidP="00A53F80">
      <w:pPr>
        <w:spacing w:after="0"/>
        <w:rPr>
          <w:rFonts w:ascii="Times New Roman" w:hAnsi="Times New Roman" w:cs="Times New Roman"/>
        </w:rPr>
      </w:pPr>
      <w:r w:rsidRPr="005D0FA0">
        <w:rPr>
          <w:rFonts w:ascii="Times New Roman" w:hAnsi="Times New Roman" w:cs="Times New Roman"/>
        </w:rPr>
        <w:t>EWB-HK letterhead and @ewb.hk email addresses should only be used to</w:t>
      </w:r>
      <w:r>
        <w:rPr>
          <w:rFonts w:ascii="Times New Roman" w:hAnsi="Times New Roman" w:cs="Times New Roman"/>
        </w:rPr>
        <w:t xml:space="preserve"> </w:t>
      </w:r>
      <w:r w:rsidRPr="005D0FA0">
        <w:rPr>
          <w:rFonts w:ascii="Times New Roman" w:hAnsi="Times New Roman" w:cs="Times New Roman"/>
        </w:rPr>
        <w:t>conduct official correspondence in connection with EWB HK.</w:t>
      </w:r>
    </w:p>
    <w:p w14:paraId="6A46FCC4" w14:textId="77777777" w:rsidR="0078743C" w:rsidRDefault="0078743C" w:rsidP="0078743C">
      <w:pPr>
        <w:rPr>
          <w:rFonts w:ascii="Times New Roman" w:hAnsi="Times New Roman" w:cs="Times New Roman"/>
        </w:rPr>
      </w:pPr>
    </w:p>
    <w:p w14:paraId="405BEBDB" w14:textId="77777777" w:rsidR="0078743C" w:rsidRPr="00E063DB" w:rsidRDefault="0078743C" w:rsidP="0078743C">
      <w:pPr>
        <w:rPr>
          <w:rFonts w:ascii="Times New Roman" w:hAnsi="Times New Roman" w:cs="Times New Roman"/>
          <w:b/>
        </w:rPr>
      </w:pPr>
      <w:r>
        <w:rPr>
          <w:rFonts w:ascii="Times New Roman" w:hAnsi="Times New Roman" w:cs="Times New Roman"/>
          <w:b/>
        </w:rPr>
        <w:t>16</w:t>
      </w:r>
      <w:r w:rsidRPr="00E063DB">
        <w:rPr>
          <w:rFonts w:ascii="Times New Roman" w:hAnsi="Times New Roman" w:cs="Times New Roman"/>
          <w:b/>
        </w:rPr>
        <w:t xml:space="preserve">.3 Safety </w:t>
      </w:r>
      <w:r>
        <w:rPr>
          <w:rFonts w:ascii="Times New Roman" w:hAnsi="Times New Roman" w:cs="Times New Roman"/>
          <w:b/>
        </w:rPr>
        <w:t xml:space="preserve">and Health </w:t>
      </w:r>
      <w:r w:rsidRPr="00E063DB">
        <w:rPr>
          <w:rFonts w:ascii="Times New Roman" w:hAnsi="Times New Roman" w:cs="Times New Roman"/>
          <w:b/>
        </w:rPr>
        <w:t>policy</w:t>
      </w:r>
    </w:p>
    <w:p w14:paraId="217405AE" w14:textId="77777777" w:rsidR="0078743C" w:rsidRPr="00351A3F" w:rsidRDefault="0078743C" w:rsidP="0078743C">
      <w:pPr>
        <w:rPr>
          <w:rFonts w:ascii="Times New Roman" w:hAnsi="Times New Roman" w:cs="Times New Roman"/>
        </w:rPr>
      </w:pPr>
    </w:p>
    <w:p w14:paraId="7B0AA4DF" w14:textId="77777777" w:rsidR="0078743C" w:rsidRDefault="0078743C" w:rsidP="0078743C">
      <w:pPr>
        <w:rPr>
          <w:rFonts w:ascii="Times New Roman" w:hAnsi="Times New Roman" w:cs="Times New Roman"/>
        </w:rPr>
      </w:pPr>
      <w:r>
        <w:rPr>
          <w:rFonts w:ascii="Times New Roman" w:hAnsi="Times New Roman" w:cs="Times New Roman"/>
        </w:rPr>
        <w:t>EWB-HK</w:t>
      </w:r>
      <w:r w:rsidRPr="00351A3F">
        <w:rPr>
          <w:rFonts w:ascii="Times New Roman" w:hAnsi="Times New Roman" w:cs="Times New Roman"/>
        </w:rPr>
        <w:t xml:space="preserve"> commit</w:t>
      </w:r>
      <w:r>
        <w:rPr>
          <w:rFonts w:ascii="Times New Roman" w:hAnsi="Times New Roman" w:cs="Times New Roman"/>
        </w:rPr>
        <w:t>s</w:t>
      </w:r>
      <w:r w:rsidRPr="00351A3F">
        <w:rPr>
          <w:rFonts w:ascii="Times New Roman" w:hAnsi="Times New Roman" w:cs="Times New Roman"/>
        </w:rPr>
        <w:t xml:space="preserve"> to ensure the safety and security of its staff, volunteers, interns, contractors in line with their duty of care and accepted international standards for safety and security. </w:t>
      </w:r>
    </w:p>
    <w:p w14:paraId="6263F5D9" w14:textId="77777777" w:rsidR="0078743C" w:rsidRDefault="0078743C" w:rsidP="0078743C">
      <w:pPr>
        <w:rPr>
          <w:rFonts w:ascii="Times New Roman" w:hAnsi="Times New Roman" w:cs="Times New Roman"/>
        </w:rPr>
      </w:pPr>
      <w:r>
        <w:rPr>
          <w:rFonts w:ascii="Times New Roman" w:hAnsi="Times New Roman" w:cs="Times New Roman"/>
        </w:rPr>
        <w:t xml:space="preserve">EWB-HK officers and team leaders will never willingly expose volunteers or other personnel to potential danger. Policies and guidelines highlighted in this Operation Manual are in place to avoid as much as possible that personnel is exposed to liabilities. </w:t>
      </w:r>
    </w:p>
    <w:p w14:paraId="2FDB62F8" w14:textId="77777777" w:rsidR="0078743C" w:rsidRDefault="0078743C" w:rsidP="0078743C">
      <w:pPr>
        <w:rPr>
          <w:rFonts w:ascii="Times New Roman" w:hAnsi="Times New Roman" w:cs="Times New Roman"/>
        </w:rPr>
      </w:pPr>
      <w:r>
        <w:rPr>
          <w:rFonts w:ascii="Times New Roman" w:hAnsi="Times New Roman" w:cs="Times New Roman"/>
        </w:rPr>
        <w:t xml:space="preserve">Volunteers and other personnel commit to abide the EWB-HK Code of Conduct and the principles highlighted in this Operation Manual, so to avoid at all cost personal liabilities. </w:t>
      </w:r>
    </w:p>
    <w:p w14:paraId="0E709578" w14:textId="77777777" w:rsidR="0078743C" w:rsidRDefault="0078743C" w:rsidP="0078743C">
      <w:pPr>
        <w:rPr>
          <w:rFonts w:ascii="Times New Roman" w:hAnsi="Times New Roman" w:cs="Times New Roman"/>
        </w:rPr>
      </w:pPr>
    </w:p>
    <w:p w14:paraId="1022DA1D" w14:textId="77777777" w:rsidR="0078743C" w:rsidRDefault="0078743C" w:rsidP="0078743C">
      <w:pPr>
        <w:rPr>
          <w:rFonts w:ascii="Times New Roman" w:hAnsi="Times New Roman" w:cs="Times New Roman"/>
        </w:rPr>
      </w:pPr>
      <w:r>
        <w:rPr>
          <w:rFonts w:ascii="Times New Roman" w:hAnsi="Times New Roman" w:cs="Times New Roman"/>
        </w:rPr>
        <w:t>Detailed instructions on Safety and Health protection during missions abroad are included in Section 11 – Travel.</w:t>
      </w:r>
    </w:p>
    <w:p w14:paraId="241642E2" w14:textId="77777777" w:rsidR="0078743C" w:rsidRDefault="0078743C" w:rsidP="0078743C">
      <w:pPr>
        <w:rPr>
          <w:rFonts w:ascii="Times New Roman" w:hAnsi="Times New Roman" w:cs="Times New Roman"/>
        </w:rPr>
      </w:pPr>
      <w:r>
        <w:rPr>
          <w:rFonts w:ascii="Times New Roman" w:hAnsi="Times New Roman" w:cs="Times New Roman"/>
        </w:rPr>
        <w:t xml:space="preserve">More information on how Safety and Health is ensured during everyday operations can be found in Section 13 – Projects and in Section 3 – Code of Conduct. </w:t>
      </w:r>
    </w:p>
    <w:p w14:paraId="0510A25C" w14:textId="77777777" w:rsidR="0078743C" w:rsidRDefault="0078743C" w:rsidP="0078743C">
      <w:pPr>
        <w:rPr>
          <w:rFonts w:ascii="Times New Roman" w:hAnsi="Times New Roman" w:cs="Times New Roman"/>
        </w:rPr>
      </w:pPr>
    </w:p>
    <w:p w14:paraId="6A31571F" w14:textId="77777777" w:rsidR="0078743C" w:rsidRDefault="0078743C" w:rsidP="0078743C">
      <w:pPr>
        <w:rPr>
          <w:rFonts w:ascii="Times New Roman" w:hAnsi="Times New Roman" w:cs="Times New Roman"/>
          <w:b/>
        </w:rPr>
      </w:pPr>
    </w:p>
    <w:p w14:paraId="01E826D8" w14:textId="77777777" w:rsidR="0078743C" w:rsidRDefault="0078743C" w:rsidP="0078743C">
      <w:pPr>
        <w:rPr>
          <w:rFonts w:ascii="Times New Roman" w:hAnsi="Times New Roman" w:cs="Times New Roman"/>
          <w:b/>
        </w:rPr>
      </w:pPr>
    </w:p>
    <w:p w14:paraId="4226D322" w14:textId="77777777" w:rsidR="0078743C" w:rsidRPr="00E063DB" w:rsidRDefault="0078743C" w:rsidP="0078743C">
      <w:pPr>
        <w:rPr>
          <w:rFonts w:ascii="Times New Roman" w:hAnsi="Times New Roman" w:cs="Times New Roman"/>
          <w:b/>
        </w:rPr>
      </w:pPr>
    </w:p>
    <w:p w14:paraId="21267335" w14:textId="77777777" w:rsidR="005454EC" w:rsidRPr="00260CC2" w:rsidRDefault="005454EC" w:rsidP="005454EC">
      <w:pPr>
        <w:jc w:val="both"/>
        <w:rPr>
          <w:rFonts w:ascii="Times New Roman" w:hAnsi="Times New Roman" w:cs="Times New Roman"/>
        </w:rPr>
      </w:pPr>
    </w:p>
    <w:p w14:paraId="5B1E771E" w14:textId="77777777" w:rsidR="005454EC" w:rsidRPr="00842DB3" w:rsidRDefault="005454EC" w:rsidP="005454EC">
      <w:pPr>
        <w:jc w:val="both"/>
        <w:rPr>
          <w:rFonts w:ascii="Times New Roman" w:hAnsi="Times New Roman" w:cs="Times New Roman"/>
        </w:rPr>
      </w:pPr>
    </w:p>
    <w:p w14:paraId="00000029" w14:textId="788934DB" w:rsidR="008057D9" w:rsidRDefault="008057D9">
      <w:pPr>
        <w:spacing w:after="0"/>
        <w:jc w:val="both"/>
        <w:rPr>
          <w:rFonts w:ascii="Times New Roman" w:eastAsia="Times New Roman" w:hAnsi="Times New Roman" w:cs="Times New Roman"/>
        </w:rPr>
      </w:pPr>
    </w:p>
    <w:sectPr w:rsidR="008057D9">
      <w:headerReference w:type="default" r:id="rId27"/>
      <w:pgSz w:w="11906" w:h="16838"/>
      <w:pgMar w:top="1440" w:right="1800" w:bottom="1440" w:left="1800" w:header="708" w:footer="708" w:gutter="0"/>
      <w:pgNumType w:start="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B63411" w15:done="0"/>
  <w15:commentEx w15:paraId="1D9627AF" w15:done="0"/>
  <w15:commentEx w15:paraId="55780D4E" w15:done="0"/>
  <w15:commentEx w15:paraId="0FEA89F2" w15:done="0"/>
  <w15:commentEx w15:paraId="1D42A093" w15:done="0"/>
  <w15:commentEx w15:paraId="572183F6" w15:done="0"/>
  <w15:commentEx w15:paraId="5429B1D2" w15:done="0"/>
  <w15:commentEx w15:paraId="551A80EF" w15:done="0"/>
  <w15:commentEx w15:paraId="788F7233" w15:done="0"/>
  <w15:commentEx w15:paraId="38438A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63411" w16cid:durableId="20F8186A"/>
  <w16cid:commentId w16cid:paraId="1D9627AF" w16cid:durableId="20F83198"/>
  <w16cid:commentId w16cid:paraId="55780D4E" w16cid:durableId="20F8186C"/>
  <w16cid:commentId w16cid:paraId="0FEA89F2" w16cid:durableId="20F8186E"/>
  <w16cid:commentId w16cid:paraId="1D42A093" w16cid:durableId="20F8186F"/>
  <w16cid:commentId w16cid:paraId="572183F6" w16cid:durableId="20F81870"/>
  <w16cid:commentId w16cid:paraId="5429B1D2" w16cid:durableId="20F81871"/>
  <w16cid:commentId w16cid:paraId="551A80EF" w16cid:durableId="20F81872"/>
  <w16cid:commentId w16cid:paraId="788F7233" w16cid:durableId="20F81873"/>
  <w16cid:commentId w16cid:paraId="38438AA4" w16cid:durableId="20F8187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37BAEE" w14:textId="77777777" w:rsidR="00C45DDC" w:rsidRDefault="00C45DDC">
      <w:pPr>
        <w:spacing w:after="0" w:line="240" w:lineRule="auto"/>
      </w:pPr>
      <w:r>
        <w:separator/>
      </w:r>
    </w:p>
  </w:endnote>
  <w:endnote w:type="continuationSeparator" w:id="0">
    <w:p w14:paraId="14CD895A" w14:textId="77777777" w:rsidR="00C45DDC" w:rsidRDefault="00C45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等线">
    <w:panose1 w:val="00000000000000000000"/>
    <w:charset w:val="80"/>
    <w:family w:val="roman"/>
    <w:notTrueType/>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Noto Sans Symbols">
    <w:altName w:val="Times New Roman"/>
    <w:charset w:val="00"/>
    <w:family w:val="auto"/>
    <w:pitch w:val="default"/>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等线 Light">
    <w:panose1 w:val="00000000000000000000"/>
    <w:charset w:val="80"/>
    <w:family w:val="roman"/>
    <w:notTrueType/>
    <w:pitch w:val="default"/>
  </w:font>
  <w:font w:name="Angsana New">
    <w:panose1 w:val="00000000000000000000"/>
    <w:charset w:val="DE"/>
    <w:family w:val="roman"/>
    <w:notTrueType/>
    <w:pitch w:val="variable"/>
    <w:sig w:usb0="01000001" w:usb1="00000000" w:usb2="00000000" w:usb3="00000000" w:csb0="00010000" w:csb1="00000000"/>
  </w:font>
  <w:font w:name="Microsoft JhengHei UI">
    <w:altName w:val="Arial Unicode MS"/>
    <w:charset w:val="88"/>
    <w:family w:val="swiss"/>
    <w:pitch w:val="variable"/>
    <w:sig w:usb0="000002A7" w:usb1="28CF4400" w:usb2="00000016" w:usb3="00000000" w:csb0="00100009"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94E61D" w14:textId="77777777" w:rsidR="00C45DDC" w:rsidRDefault="00C45DDC">
      <w:pPr>
        <w:spacing w:after="0" w:line="240" w:lineRule="auto"/>
      </w:pPr>
      <w:r>
        <w:separator/>
      </w:r>
    </w:p>
  </w:footnote>
  <w:footnote w:type="continuationSeparator" w:id="0">
    <w:p w14:paraId="3A07F366" w14:textId="77777777" w:rsidR="00C45DDC" w:rsidRDefault="00C45D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tag w:val="goog_rdk_41"/>
      <w:id w:val="-437988594"/>
    </w:sdtPr>
    <w:sdtContent>
      <w:p w14:paraId="0000002A" w14:textId="77777777" w:rsidR="00C45DDC" w:rsidRDefault="00C45DDC">
        <w:pPr>
          <w:pBdr>
            <w:top w:val="nil"/>
            <w:left w:val="nil"/>
            <w:bottom w:val="nil"/>
            <w:right w:val="nil"/>
            <w:between w:val="nil"/>
          </w:pBdr>
          <w:tabs>
            <w:tab w:val="center" w:pos="4153"/>
            <w:tab w:val="right" w:pos="8306"/>
          </w:tabs>
          <w:spacing w:after="0" w:line="240" w:lineRule="auto"/>
          <w:rPr>
            <w:color w:val="000000"/>
          </w:rPr>
        </w:pPr>
      </w:p>
    </w:sdtContent>
  </w:sdt>
  <w:sdt>
    <w:sdtPr>
      <w:tag w:val="goog_rdk_42"/>
      <w:id w:val="556138926"/>
    </w:sdtPr>
    <w:sdtContent>
      <w:p w14:paraId="0000002B" w14:textId="77777777" w:rsidR="00C45DDC" w:rsidRDefault="00C45DDC">
        <w:pPr>
          <w:pBdr>
            <w:top w:val="nil"/>
            <w:left w:val="nil"/>
            <w:bottom w:val="nil"/>
            <w:right w:val="nil"/>
            <w:between w:val="nil"/>
          </w:pBdr>
          <w:tabs>
            <w:tab w:val="center" w:pos="4153"/>
            <w:tab w:val="right" w:pos="8306"/>
          </w:tabs>
          <w:spacing w:after="0" w:line="240" w:lineRule="auto"/>
          <w:rPr>
            <w:color w:val="000000"/>
          </w:rPr>
        </w:pPr>
      </w:p>
    </w:sdtContent>
  </w:sdt>
  <w:sdt>
    <w:sdtPr>
      <w:tag w:val="goog_rdk_43"/>
      <w:id w:val="-1224982605"/>
    </w:sdtPr>
    <w:sdtContent>
      <w:p w14:paraId="0000002C" w14:textId="77777777" w:rsidR="00C45DDC" w:rsidRDefault="00C45DDC">
        <w:pPr>
          <w:pBdr>
            <w:top w:val="nil"/>
            <w:left w:val="nil"/>
            <w:bottom w:val="nil"/>
            <w:right w:val="nil"/>
            <w:between w:val="nil"/>
          </w:pBdr>
          <w:tabs>
            <w:tab w:val="center" w:pos="4153"/>
            <w:tab w:val="right" w:pos="8306"/>
          </w:tabs>
          <w:spacing w:after="0" w:line="240" w:lineRule="auto"/>
          <w:rPr>
            <w:color w:val="000000"/>
          </w:rP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4"/>
      <w:numFmt w:val="decimal"/>
      <w:lvlText w:val="%1."/>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FA6806D6"/>
    <w:lvl w:ilvl="0" w:tplc="00000066">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1A0A23"/>
    <w:multiLevelType w:val="hybridMultilevel"/>
    <w:tmpl w:val="0C30EB2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0236D01"/>
    <w:multiLevelType w:val="hybridMultilevel"/>
    <w:tmpl w:val="C806481C"/>
    <w:lvl w:ilvl="0" w:tplc="6ADA92A2">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723955"/>
    <w:multiLevelType w:val="hybridMultilevel"/>
    <w:tmpl w:val="6B7C0CEA"/>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75C543C"/>
    <w:multiLevelType w:val="hybridMultilevel"/>
    <w:tmpl w:val="06FA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A28AB"/>
    <w:multiLevelType w:val="hybridMultilevel"/>
    <w:tmpl w:val="1D7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95682"/>
    <w:multiLevelType w:val="hybridMultilevel"/>
    <w:tmpl w:val="9BF21756"/>
    <w:lvl w:ilvl="0" w:tplc="D1B4802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BF2288"/>
    <w:multiLevelType w:val="hybridMultilevel"/>
    <w:tmpl w:val="08089E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E223B4"/>
    <w:multiLevelType w:val="hybridMultilevel"/>
    <w:tmpl w:val="89B430AC"/>
    <w:lvl w:ilvl="0" w:tplc="053AF618">
      <w:start w:val="1"/>
      <w:numFmt w:val="decimal"/>
      <w:lvlText w:val="%1)"/>
      <w:lvlJc w:val="left"/>
      <w:pPr>
        <w:ind w:left="2490" w:hanging="360"/>
      </w:pPr>
      <w:rPr>
        <w:rFonts w:hint="default"/>
      </w:rPr>
    </w:lvl>
    <w:lvl w:ilvl="1" w:tplc="3C090019">
      <w:start w:val="1"/>
      <w:numFmt w:val="lowerLetter"/>
      <w:lvlText w:val="%2."/>
      <w:lvlJc w:val="left"/>
      <w:pPr>
        <w:ind w:left="3210" w:hanging="360"/>
      </w:pPr>
    </w:lvl>
    <w:lvl w:ilvl="2" w:tplc="3C09001B" w:tentative="1">
      <w:start w:val="1"/>
      <w:numFmt w:val="lowerRoman"/>
      <w:lvlText w:val="%3."/>
      <w:lvlJc w:val="right"/>
      <w:pPr>
        <w:ind w:left="3930" w:hanging="180"/>
      </w:pPr>
    </w:lvl>
    <w:lvl w:ilvl="3" w:tplc="3C09000F" w:tentative="1">
      <w:start w:val="1"/>
      <w:numFmt w:val="decimal"/>
      <w:lvlText w:val="%4."/>
      <w:lvlJc w:val="left"/>
      <w:pPr>
        <w:ind w:left="4650" w:hanging="360"/>
      </w:pPr>
    </w:lvl>
    <w:lvl w:ilvl="4" w:tplc="3C090019" w:tentative="1">
      <w:start w:val="1"/>
      <w:numFmt w:val="lowerLetter"/>
      <w:lvlText w:val="%5."/>
      <w:lvlJc w:val="left"/>
      <w:pPr>
        <w:ind w:left="5370" w:hanging="360"/>
      </w:pPr>
    </w:lvl>
    <w:lvl w:ilvl="5" w:tplc="3C09001B" w:tentative="1">
      <w:start w:val="1"/>
      <w:numFmt w:val="lowerRoman"/>
      <w:lvlText w:val="%6."/>
      <w:lvlJc w:val="right"/>
      <w:pPr>
        <w:ind w:left="6090" w:hanging="180"/>
      </w:pPr>
    </w:lvl>
    <w:lvl w:ilvl="6" w:tplc="3C09000F" w:tentative="1">
      <w:start w:val="1"/>
      <w:numFmt w:val="decimal"/>
      <w:lvlText w:val="%7."/>
      <w:lvlJc w:val="left"/>
      <w:pPr>
        <w:ind w:left="6810" w:hanging="360"/>
      </w:pPr>
    </w:lvl>
    <w:lvl w:ilvl="7" w:tplc="3C090019" w:tentative="1">
      <w:start w:val="1"/>
      <w:numFmt w:val="lowerLetter"/>
      <w:lvlText w:val="%8."/>
      <w:lvlJc w:val="left"/>
      <w:pPr>
        <w:ind w:left="7530" w:hanging="360"/>
      </w:pPr>
    </w:lvl>
    <w:lvl w:ilvl="8" w:tplc="3C09001B" w:tentative="1">
      <w:start w:val="1"/>
      <w:numFmt w:val="lowerRoman"/>
      <w:lvlText w:val="%9."/>
      <w:lvlJc w:val="right"/>
      <w:pPr>
        <w:ind w:left="8250" w:hanging="180"/>
      </w:pPr>
    </w:lvl>
  </w:abstractNum>
  <w:abstractNum w:abstractNumId="11">
    <w:nsid w:val="24190EA9"/>
    <w:multiLevelType w:val="hybridMultilevel"/>
    <w:tmpl w:val="359057BC"/>
    <w:lvl w:ilvl="0" w:tplc="0AB8B7C4">
      <w:start w:val="1"/>
      <w:numFmt w:val="bullet"/>
      <w:lvlText w:val="-"/>
      <w:lvlJc w:val="left"/>
      <w:pPr>
        <w:ind w:left="1080" w:hanging="360"/>
      </w:pPr>
      <w:rPr>
        <w:rFonts w:ascii="Times New Roman" w:eastAsia="SimSu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5376029"/>
    <w:multiLevelType w:val="hybridMultilevel"/>
    <w:tmpl w:val="26E2F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66387D"/>
    <w:multiLevelType w:val="hybridMultilevel"/>
    <w:tmpl w:val="8CE47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06FF1"/>
    <w:multiLevelType w:val="hybridMultilevel"/>
    <w:tmpl w:val="61D004CA"/>
    <w:lvl w:ilvl="0" w:tplc="00000066">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0FC748A"/>
    <w:multiLevelType w:val="hybridMultilevel"/>
    <w:tmpl w:val="37DC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914C6C"/>
    <w:multiLevelType w:val="multilevel"/>
    <w:tmpl w:val="2EBC6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19432B0"/>
    <w:multiLevelType w:val="hybridMultilevel"/>
    <w:tmpl w:val="E6B689F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D26610"/>
    <w:multiLevelType w:val="multilevel"/>
    <w:tmpl w:val="7A940DEE"/>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9">
    <w:nsid w:val="34DB7805"/>
    <w:multiLevelType w:val="hybridMultilevel"/>
    <w:tmpl w:val="98046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5C2B43"/>
    <w:multiLevelType w:val="hybridMultilevel"/>
    <w:tmpl w:val="11F420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9C210E0"/>
    <w:multiLevelType w:val="hybridMultilevel"/>
    <w:tmpl w:val="7C6494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C1E0CDC"/>
    <w:multiLevelType w:val="hybridMultilevel"/>
    <w:tmpl w:val="865C1E2C"/>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40BE0130"/>
    <w:multiLevelType w:val="hybridMultilevel"/>
    <w:tmpl w:val="FA96F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0F6335"/>
    <w:multiLevelType w:val="hybridMultilevel"/>
    <w:tmpl w:val="8FBA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5A3046"/>
    <w:multiLevelType w:val="hybridMultilevel"/>
    <w:tmpl w:val="3AF0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B2A5FF7"/>
    <w:multiLevelType w:val="multilevel"/>
    <w:tmpl w:val="B04017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535778"/>
    <w:multiLevelType w:val="multilevel"/>
    <w:tmpl w:val="BF12C00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3703E05"/>
    <w:multiLevelType w:val="hybridMultilevel"/>
    <w:tmpl w:val="C8AE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617DB"/>
    <w:multiLevelType w:val="hybridMultilevel"/>
    <w:tmpl w:val="C8AE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2D5573"/>
    <w:multiLevelType w:val="multilevel"/>
    <w:tmpl w:val="D46EFE06"/>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31">
    <w:nsid w:val="61DD34FC"/>
    <w:multiLevelType w:val="hybridMultilevel"/>
    <w:tmpl w:val="BF106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3BB55A5"/>
    <w:multiLevelType w:val="multilevel"/>
    <w:tmpl w:val="A614C42E"/>
    <w:lvl w:ilvl="0">
      <w:start w:val="1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6DD67E1"/>
    <w:multiLevelType w:val="hybridMultilevel"/>
    <w:tmpl w:val="DF6A8CC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76E2C46"/>
    <w:multiLevelType w:val="hybridMultilevel"/>
    <w:tmpl w:val="865C1E2C"/>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6ADA7ACA"/>
    <w:multiLevelType w:val="hybridMultilevel"/>
    <w:tmpl w:val="310863EC"/>
    <w:lvl w:ilvl="0" w:tplc="4CD27ECE">
      <w:start w:val="1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561421"/>
    <w:multiLevelType w:val="hybridMultilevel"/>
    <w:tmpl w:val="0D9A2AE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0096416"/>
    <w:multiLevelType w:val="hybridMultilevel"/>
    <w:tmpl w:val="E6B689F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1BF0666"/>
    <w:multiLevelType w:val="hybridMultilevel"/>
    <w:tmpl w:val="9BF21756"/>
    <w:lvl w:ilvl="0" w:tplc="D1B4802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48F5D69"/>
    <w:multiLevelType w:val="hybridMultilevel"/>
    <w:tmpl w:val="D8AE2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A46B47"/>
    <w:multiLevelType w:val="hybridMultilevel"/>
    <w:tmpl w:val="93687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655EA2"/>
    <w:multiLevelType w:val="hybridMultilevel"/>
    <w:tmpl w:val="4CDC2690"/>
    <w:lvl w:ilvl="0" w:tplc="0AB8B7C4">
      <w:start w:val="1"/>
      <w:numFmt w:val="bullet"/>
      <w:lvlText w:val="-"/>
      <w:lvlJc w:val="left"/>
      <w:pPr>
        <w:ind w:left="1080" w:hanging="360"/>
      </w:pPr>
      <w:rPr>
        <w:rFonts w:ascii="Times New Roman" w:eastAsia="SimSu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8"/>
  </w:num>
  <w:num w:numId="2">
    <w:abstractNumId w:val="30"/>
  </w:num>
  <w:num w:numId="3">
    <w:abstractNumId w:val="41"/>
  </w:num>
  <w:num w:numId="4">
    <w:abstractNumId w:val="11"/>
  </w:num>
  <w:num w:numId="5">
    <w:abstractNumId w:val="27"/>
  </w:num>
  <w:num w:numId="6">
    <w:abstractNumId w:val="0"/>
  </w:num>
  <w:num w:numId="7">
    <w:abstractNumId w:val="1"/>
  </w:num>
  <w:num w:numId="8">
    <w:abstractNumId w:val="2"/>
  </w:num>
  <w:num w:numId="9">
    <w:abstractNumId w:val="14"/>
  </w:num>
  <w:num w:numId="10">
    <w:abstractNumId w:val="21"/>
  </w:num>
  <w:num w:numId="11">
    <w:abstractNumId w:val="36"/>
  </w:num>
  <w:num w:numId="12">
    <w:abstractNumId w:val="20"/>
  </w:num>
  <w:num w:numId="13">
    <w:abstractNumId w:val="5"/>
  </w:num>
  <w:num w:numId="14">
    <w:abstractNumId w:val="37"/>
  </w:num>
  <w:num w:numId="15">
    <w:abstractNumId w:val="16"/>
  </w:num>
  <w:num w:numId="16">
    <w:abstractNumId w:val="3"/>
  </w:num>
  <w:num w:numId="17">
    <w:abstractNumId w:val="26"/>
  </w:num>
  <w:num w:numId="18">
    <w:abstractNumId w:val="33"/>
  </w:num>
  <w:num w:numId="19">
    <w:abstractNumId w:val="34"/>
  </w:num>
  <w:num w:numId="20">
    <w:abstractNumId w:val="39"/>
  </w:num>
  <w:num w:numId="21">
    <w:abstractNumId w:val="29"/>
  </w:num>
  <w:num w:numId="22">
    <w:abstractNumId w:val="23"/>
  </w:num>
  <w:num w:numId="23">
    <w:abstractNumId w:val="7"/>
  </w:num>
  <w:num w:numId="24">
    <w:abstractNumId w:val="40"/>
  </w:num>
  <w:num w:numId="25">
    <w:abstractNumId w:val="9"/>
  </w:num>
  <w:num w:numId="26">
    <w:abstractNumId w:val="38"/>
  </w:num>
  <w:num w:numId="27">
    <w:abstractNumId w:val="8"/>
  </w:num>
  <w:num w:numId="28">
    <w:abstractNumId w:val="4"/>
  </w:num>
  <w:num w:numId="29">
    <w:abstractNumId w:val="12"/>
  </w:num>
  <w:num w:numId="30">
    <w:abstractNumId w:val="13"/>
  </w:num>
  <w:num w:numId="31">
    <w:abstractNumId w:val="24"/>
  </w:num>
  <w:num w:numId="32">
    <w:abstractNumId w:val="6"/>
  </w:num>
  <w:num w:numId="33">
    <w:abstractNumId w:val="19"/>
  </w:num>
  <w:num w:numId="34">
    <w:abstractNumId w:val="32"/>
  </w:num>
  <w:num w:numId="35">
    <w:abstractNumId w:val="15"/>
  </w:num>
  <w:num w:numId="36">
    <w:abstractNumId w:val="35"/>
  </w:num>
  <w:num w:numId="37">
    <w:abstractNumId w:val="31"/>
  </w:num>
  <w:num w:numId="38">
    <w:abstractNumId w:val="25"/>
  </w:num>
  <w:num w:numId="39">
    <w:abstractNumId w:val="17"/>
  </w:num>
  <w:num w:numId="40">
    <w:abstractNumId w:val="10"/>
  </w:num>
  <w:num w:numId="41">
    <w:abstractNumId w:val="22"/>
  </w:num>
  <w:num w:numId="42">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ne Two">
    <w15:presenceInfo w15:providerId="Windows Live" w15:userId="633be52cd42cf10e"/>
  </w15:person>
  <w15:person w15:author="Claudio Canzonetta">
    <w15:presenceInfo w15:providerId="Windows Live" w15:userId="2286db225697d4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comments="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D9"/>
    <w:rsid w:val="0000656F"/>
    <w:rsid w:val="0004285B"/>
    <w:rsid w:val="000545A5"/>
    <w:rsid w:val="000A28E8"/>
    <w:rsid w:val="0013556B"/>
    <w:rsid w:val="00185365"/>
    <w:rsid w:val="001C7E32"/>
    <w:rsid w:val="001F3CCD"/>
    <w:rsid w:val="001F55C0"/>
    <w:rsid w:val="00253D89"/>
    <w:rsid w:val="0026399F"/>
    <w:rsid w:val="00276752"/>
    <w:rsid w:val="00315BB4"/>
    <w:rsid w:val="00342092"/>
    <w:rsid w:val="00351182"/>
    <w:rsid w:val="00360932"/>
    <w:rsid w:val="00383F67"/>
    <w:rsid w:val="003A370B"/>
    <w:rsid w:val="003D300A"/>
    <w:rsid w:val="003F0D0A"/>
    <w:rsid w:val="003F5A55"/>
    <w:rsid w:val="00431016"/>
    <w:rsid w:val="004363C5"/>
    <w:rsid w:val="00443757"/>
    <w:rsid w:val="00447D62"/>
    <w:rsid w:val="00486A30"/>
    <w:rsid w:val="005025AC"/>
    <w:rsid w:val="005454EC"/>
    <w:rsid w:val="00567984"/>
    <w:rsid w:val="005B6FA5"/>
    <w:rsid w:val="005C6726"/>
    <w:rsid w:val="00622F1A"/>
    <w:rsid w:val="00636711"/>
    <w:rsid w:val="00681AAF"/>
    <w:rsid w:val="00687A5F"/>
    <w:rsid w:val="0069631E"/>
    <w:rsid w:val="006C6D81"/>
    <w:rsid w:val="00713ACA"/>
    <w:rsid w:val="00740E86"/>
    <w:rsid w:val="00765F6C"/>
    <w:rsid w:val="0078743C"/>
    <w:rsid w:val="007923C7"/>
    <w:rsid w:val="007F77E2"/>
    <w:rsid w:val="008057D9"/>
    <w:rsid w:val="008225A4"/>
    <w:rsid w:val="00832743"/>
    <w:rsid w:val="00875D4A"/>
    <w:rsid w:val="008E7A67"/>
    <w:rsid w:val="00984163"/>
    <w:rsid w:val="009A7B68"/>
    <w:rsid w:val="009B5C40"/>
    <w:rsid w:val="00A53F80"/>
    <w:rsid w:val="00A541B1"/>
    <w:rsid w:val="00A8118E"/>
    <w:rsid w:val="00AA2A42"/>
    <w:rsid w:val="00AB5799"/>
    <w:rsid w:val="00B13262"/>
    <w:rsid w:val="00B34241"/>
    <w:rsid w:val="00B74C26"/>
    <w:rsid w:val="00B843AF"/>
    <w:rsid w:val="00B86F72"/>
    <w:rsid w:val="00B92A25"/>
    <w:rsid w:val="00BE7422"/>
    <w:rsid w:val="00BF2CD8"/>
    <w:rsid w:val="00C01D35"/>
    <w:rsid w:val="00C04E5C"/>
    <w:rsid w:val="00C45DDC"/>
    <w:rsid w:val="00C71577"/>
    <w:rsid w:val="00C81C65"/>
    <w:rsid w:val="00D07068"/>
    <w:rsid w:val="00DE3643"/>
    <w:rsid w:val="00E263A5"/>
    <w:rsid w:val="00E907DC"/>
    <w:rsid w:val="00EE1931"/>
    <w:rsid w:val="00EF10D8"/>
    <w:rsid w:val="00F158FA"/>
    <w:rsid w:val="00F558A0"/>
    <w:rsid w:val="00F85CFE"/>
    <w:rsid w:val="00FA5CCC"/>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87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3F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59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2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83FC7"/>
    <w:pPr>
      <w:ind w:left="720"/>
      <w:contextualSpacing/>
    </w:pPr>
  </w:style>
  <w:style w:type="character" w:styleId="SubtleEmphasis">
    <w:name w:val="Subtle Emphasis"/>
    <w:basedOn w:val="DefaultParagraphFont"/>
    <w:uiPriority w:val="19"/>
    <w:qFormat/>
    <w:rsid w:val="00983FC7"/>
    <w:rPr>
      <w:i/>
      <w:iCs/>
      <w:color w:val="404040" w:themeColor="text1" w:themeTint="BF"/>
    </w:rPr>
  </w:style>
  <w:style w:type="character" w:customStyle="1" w:styleId="Heading1Char">
    <w:name w:val="Heading 1 Char"/>
    <w:basedOn w:val="DefaultParagraphFont"/>
    <w:link w:val="Heading1"/>
    <w:uiPriority w:val="9"/>
    <w:rsid w:val="00983F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3FC7"/>
    <w:pPr>
      <w:outlineLvl w:val="9"/>
    </w:pPr>
    <w:rPr>
      <w:lang w:eastAsia="en-US"/>
    </w:rPr>
  </w:style>
  <w:style w:type="paragraph" w:styleId="TOC1">
    <w:name w:val="toc 1"/>
    <w:basedOn w:val="Normal"/>
    <w:next w:val="Normal"/>
    <w:autoRedefine/>
    <w:uiPriority w:val="39"/>
    <w:unhideWhenUsed/>
    <w:rsid w:val="00FB6377"/>
    <w:pPr>
      <w:tabs>
        <w:tab w:val="right" w:leader="dot" w:pos="8296"/>
      </w:tabs>
      <w:spacing w:after="100"/>
    </w:pPr>
    <w:rPr>
      <w:noProof/>
    </w:rPr>
  </w:style>
  <w:style w:type="character" w:styleId="Hyperlink">
    <w:name w:val="Hyperlink"/>
    <w:basedOn w:val="DefaultParagraphFont"/>
    <w:uiPriority w:val="99"/>
    <w:unhideWhenUsed/>
    <w:rsid w:val="00983FC7"/>
    <w:rPr>
      <w:color w:val="0563C1" w:themeColor="hyperlink"/>
      <w:u w:val="single"/>
    </w:rPr>
  </w:style>
  <w:style w:type="paragraph" w:styleId="TOC2">
    <w:name w:val="toc 2"/>
    <w:basedOn w:val="Normal"/>
    <w:next w:val="Normal"/>
    <w:autoRedefine/>
    <w:uiPriority w:val="39"/>
    <w:unhideWhenUsed/>
    <w:rsid w:val="00FB6377"/>
    <w:pPr>
      <w:tabs>
        <w:tab w:val="right" w:leader="dot" w:pos="8296"/>
      </w:tabs>
      <w:spacing w:after="100"/>
    </w:pPr>
    <w:rPr>
      <w:rFonts w:cs="Times New Roman"/>
      <w:noProof/>
      <w:lang w:eastAsia="en-US"/>
    </w:rPr>
  </w:style>
  <w:style w:type="paragraph" w:styleId="TOC3">
    <w:name w:val="toc 3"/>
    <w:basedOn w:val="Normal"/>
    <w:next w:val="Normal"/>
    <w:autoRedefine/>
    <w:uiPriority w:val="39"/>
    <w:unhideWhenUsed/>
    <w:rsid w:val="00E1596A"/>
    <w:pPr>
      <w:spacing w:after="100"/>
      <w:ind w:left="440"/>
    </w:pPr>
    <w:rPr>
      <w:rFonts w:cs="Times New Roman"/>
      <w:lang w:eastAsia="en-US"/>
    </w:rPr>
  </w:style>
  <w:style w:type="character" w:customStyle="1" w:styleId="Heading2Char">
    <w:name w:val="Heading 2 Char"/>
    <w:basedOn w:val="DefaultParagraphFont"/>
    <w:link w:val="Heading2"/>
    <w:uiPriority w:val="9"/>
    <w:rsid w:val="00E1596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53FE1"/>
    <w:pPr>
      <w:tabs>
        <w:tab w:val="center" w:pos="4153"/>
        <w:tab w:val="right" w:pos="8306"/>
      </w:tabs>
      <w:spacing w:after="0" w:line="240" w:lineRule="auto"/>
    </w:pPr>
  </w:style>
  <w:style w:type="character" w:customStyle="1" w:styleId="HeaderChar">
    <w:name w:val="Header Char"/>
    <w:basedOn w:val="DefaultParagraphFont"/>
    <w:link w:val="Header"/>
    <w:uiPriority w:val="99"/>
    <w:rsid w:val="00853FE1"/>
  </w:style>
  <w:style w:type="paragraph" w:styleId="Footer">
    <w:name w:val="footer"/>
    <w:basedOn w:val="Normal"/>
    <w:link w:val="FooterChar"/>
    <w:uiPriority w:val="99"/>
    <w:unhideWhenUsed/>
    <w:rsid w:val="00853FE1"/>
    <w:pPr>
      <w:tabs>
        <w:tab w:val="center" w:pos="4153"/>
        <w:tab w:val="right" w:pos="8306"/>
      </w:tabs>
      <w:spacing w:after="0" w:line="240" w:lineRule="auto"/>
    </w:pPr>
  </w:style>
  <w:style w:type="character" w:customStyle="1" w:styleId="FooterChar">
    <w:name w:val="Footer Char"/>
    <w:basedOn w:val="DefaultParagraphFont"/>
    <w:link w:val="Footer"/>
    <w:uiPriority w:val="99"/>
    <w:rsid w:val="00853FE1"/>
  </w:style>
  <w:style w:type="character" w:customStyle="1" w:styleId="Heading3Char">
    <w:name w:val="Heading 3 Char"/>
    <w:basedOn w:val="DefaultParagraphFont"/>
    <w:link w:val="Heading3"/>
    <w:uiPriority w:val="9"/>
    <w:rsid w:val="00AE02D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557A5"/>
    <w:pPr>
      <w:spacing w:after="0" w:line="240" w:lineRule="auto"/>
    </w:pPr>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E557A5"/>
    <w:rPr>
      <w:rFonts w:ascii="Microsoft JhengHei UI" w:eastAsia="Microsoft JhengHei UI"/>
      <w:sz w:val="18"/>
      <w:szCs w:val="18"/>
    </w:rPr>
  </w:style>
  <w:style w:type="paragraph" w:styleId="Revision">
    <w:name w:val="Revision"/>
    <w:hidden/>
    <w:uiPriority w:val="99"/>
    <w:semiHidden/>
    <w:rsid w:val="00B36D3C"/>
    <w:pPr>
      <w:spacing w:after="0" w:line="240" w:lineRule="auto"/>
    </w:pPr>
  </w:style>
  <w:style w:type="character" w:styleId="FollowedHyperlink">
    <w:name w:val="FollowedHyperlink"/>
    <w:basedOn w:val="DefaultParagraphFont"/>
    <w:uiPriority w:val="99"/>
    <w:semiHidden/>
    <w:unhideWhenUsed/>
    <w:rsid w:val="00B36D3C"/>
    <w:rPr>
      <w:color w:val="954F72" w:themeColor="followedHyperlink"/>
      <w:u w:val="single"/>
    </w:rPr>
  </w:style>
  <w:style w:type="table" w:styleId="TableGrid">
    <w:name w:val="Table Grid"/>
    <w:basedOn w:val="TableNormal"/>
    <w:uiPriority w:val="59"/>
    <w:rsid w:val="00166B7F"/>
    <w:pPr>
      <w:spacing w:after="0" w:line="240" w:lineRule="auto"/>
    </w:pPr>
    <w:rPr>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C81C65"/>
    <w:rPr>
      <w:b/>
      <w:sz w:val="72"/>
      <w:szCs w:val="72"/>
    </w:rPr>
  </w:style>
  <w:style w:type="character" w:styleId="CommentReference">
    <w:name w:val="annotation reference"/>
    <w:basedOn w:val="DefaultParagraphFont"/>
    <w:uiPriority w:val="99"/>
    <w:semiHidden/>
    <w:unhideWhenUsed/>
    <w:rsid w:val="001F55C0"/>
    <w:rPr>
      <w:sz w:val="18"/>
      <w:szCs w:val="18"/>
    </w:rPr>
  </w:style>
  <w:style w:type="paragraph" w:styleId="CommentText">
    <w:name w:val="annotation text"/>
    <w:basedOn w:val="Normal"/>
    <w:link w:val="CommentTextChar"/>
    <w:uiPriority w:val="99"/>
    <w:semiHidden/>
    <w:unhideWhenUsed/>
    <w:rsid w:val="001F55C0"/>
    <w:pPr>
      <w:spacing w:line="240" w:lineRule="auto"/>
    </w:pPr>
    <w:rPr>
      <w:sz w:val="24"/>
      <w:szCs w:val="24"/>
    </w:rPr>
  </w:style>
  <w:style w:type="character" w:customStyle="1" w:styleId="CommentTextChar">
    <w:name w:val="Comment Text Char"/>
    <w:basedOn w:val="DefaultParagraphFont"/>
    <w:link w:val="CommentText"/>
    <w:uiPriority w:val="99"/>
    <w:semiHidden/>
    <w:rsid w:val="001F55C0"/>
    <w:rPr>
      <w:sz w:val="24"/>
      <w:szCs w:val="24"/>
    </w:rPr>
  </w:style>
  <w:style w:type="paragraph" w:styleId="CommentSubject">
    <w:name w:val="annotation subject"/>
    <w:basedOn w:val="CommentText"/>
    <w:next w:val="CommentText"/>
    <w:link w:val="CommentSubjectChar"/>
    <w:uiPriority w:val="99"/>
    <w:semiHidden/>
    <w:unhideWhenUsed/>
    <w:rsid w:val="001F55C0"/>
    <w:rPr>
      <w:b/>
      <w:bCs/>
      <w:sz w:val="20"/>
      <w:szCs w:val="20"/>
    </w:rPr>
  </w:style>
  <w:style w:type="character" w:customStyle="1" w:styleId="CommentSubjectChar">
    <w:name w:val="Comment Subject Char"/>
    <w:basedOn w:val="CommentTextChar"/>
    <w:link w:val="CommentSubject"/>
    <w:uiPriority w:val="99"/>
    <w:semiHidden/>
    <w:rsid w:val="001F55C0"/>
    <w:rPr>
      <w:b/>
      <w:bCs/>
      <w:sz w:val="20"/>
      <w:szCs w:val="20"/>
    </w:rPr>
  </w:style>
  <w:style w:type="paragraph" w:customStyle="1" w:styleId="Default">
    <w:name w:val="Default"/>
    <w:rsid w:val="00B843AF"/>
    <w:pPr>
      <w:autoSpaceDE w:val="0"/>
      <w:autoSpaceDN w:val="0"/>
      <w:adjustRightInd w:val="0"/>
      <w:spacing w:after="0" w:line="240" w:lineRule="auto"/>
    </w:pPr>
    <w:rPr>
      <w:rFonts w:ascii="Arial" w:hAnsi="Arial" w:cs="Arial"/>
      <w:color w:val="000000"/>
      <w:sz w:val="24"/>
      <w:szCs w:val="24"/>
      <w:lang w:val="en-HK" w:eastAsia="en-HK"/>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3F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59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2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83FC7"/>
    <w:pPr>
      <w:ind w:left="720"/>
      <w:contextualSpacing/>
    </w:pPr>
  </w:style>
  <w:style w:type="character" w:styleId="SubtleEmphasis">
    <w:name w:val="Subtle Emphasis"/>
    <w:basedOn w:val="DefaultParagraphFont"/>
    <w:uiPriority w:val="19"/>
    <w:qFormat/>
    <w:rsid w:val="00983FC7"/>
    <w:rPr>
      <w:i/>
      <w:iCs/>
      <w:color w:val="404040" w:themeColor="text1" w:themeTint="BF"/>
    </w:rPr>
  </w:style>
  <w:style w:type="character" w:customStyle="1" w:styleId="Heading1Char">
    <w:name w:val="Heading 1 Char"/>
    <w:basedOn w:val="DefaultParagraphFont"/>
    <w:link w:val="Heading1"/>
    <w:uiPriority w:val="9"/>
    <w:rsid w:val="00983F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3FC7"/>
    <w:pPr>
      <w:outlineLvl w:val="9"/>
    </w:pPr>
    <w:rPr>
      <w:lang w:eastAsia="en-US"/>
    </w:rPr>
  </w:style>
  <w:style w:type="paragraph" w:styleId="TOC1">
    <w:name w:val="toc 1"/>
    <w:basedOn w:val="Normal"/>
    <w:next w:val="Normal"/>
    <w:autoRedefine/>
    <w:uiPriority w:val="39"/>
    <w:unhideWhenUsed/>
    <w:rsid w:val="00FB6377"/>
    <w:pPr>
      <w:tabs>
        <w:tab w:val="right" w:leader="dot" w:pos="8296"/>
      </w:tabs>
      <w:spacing w:after="100"/>
    </w:pPr>
    <w:rPr>
      <w:noProof/>
    </w:rPr>
  </w:style>
  <w:style w:type="character" w:styleId="Hyperlink">
    <w:name w:val="Hyperlink"/>
    <w:basedOn w:val="DefaultParagraphFont"/>
    <w:uiPriority w:val="99"/>
    <w:unhideWhenUsed/>
    <w:rsid w:val="00983FC7"/>
    <w:rPr>
      <w:color w:val="0563C1" w:themeColor="hyperlink"/>
      <w:u w:val="single"/>
    </w:rPr>
  </w:style>
  <w:style w:type="paragraph" w:styleId="TOC2">
    <w:name w:val="toc 2"/>
    <w:basedOn w:val="Normal"/>
    <w:next w:val="Normal"/>
    <w:autoRedefine/>
    <w:uiPriority w:val="39"/>
    <w:unhideWhenUsed/>
    <w:rsid w:val="00FB6377"/>
    <w:pPr>
      <w:tabs>
        <w:tab w:val="right" w:leader="dot" w:pos="8296"/>
      </w:tabs>
      <w:spacing w:after="100"/>
    </w:pPr>
    <w:rPr>
      <w:rFonts w:cs="Times New Roman"/>
      <w:noProof/>
      <w:lang w:eastAsia="en-US"/>
    </w:rPr>
  </w:style>
  <w:style w:type="paragraph" w:styleId="TOC3">
    <w:name w:val="toc 3"/>
    <w:basedOn w:val="Normal"/>
    <w:next w:val="Normal"/>
    <w:autoRedefine/>
    <w:uiPriority w:val="39"/>
    <w:unhideWhenUsed/>
    <w:rsid w:val="00E1596A"/>
    <w:pPr>
      <w:spacing w:after="100"/>
      <w:ind w:left="440"/>
    </w:pPr>
    <w:rPr>
      <w:rFonts w:cs="Times New Roman"/>
      <w:lang w:eastAsia="en-US"/>
    </w:rPr>
  </w:style>
  <w:style w:type="character" w:customStyle="1" w:styleId="Heading2Char">
    <w:name w:val="Heading 2 Char"/>
    <w:basedOn w:val="DefaultParagraphFont"/>
    <w:link w:val="Heading2"/>
    <w:uiPriority w:val="9"/>
    <w:rsid w:val="00E1596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53FE1"/>
    <w:pPr>
      <w:tabs>
        <w:tab w:val="center" w:pos="4153"/>
        <w:tab w:val="right" w:pos="8306"/>
      </w:tabs>
      <w:spacing w:after="0" w:line="240" w:lineRule="auto"/>
    </w:pPr>
  </w:style>
  <w:style w:type="character" w:customStyle="1" w:styleId="HeaderChar">
    <w:name w:val="Header Char"/>
    <w:basedOn w:val="DefaultParagraphFont"/>
    <w:link w:val="Header"/>
    <w:uiPriority w:val="99"/>
    <w:rsid w:val="00853FE1"/>
  </w:style>
  <w:style w:type="paragraph" w:styleId="Footer">
    <w:name w:val="footer"/>
    <w:basedOn w:val="Normal"/>
    <w:link w:val="FooterChar"/>
    <w:uiPriority w:val="99"/>
    <w:unhideWhenUsed/>
    <w:rsid w:val="00853FE1"/>
    <w:pPr>
      <w:tabs>
        <w:tab w:val="center" w:pos="4153"/>
        <w:tab w:val="right" w:pos="8306"/>
      </w:tabs>
      <w:spacing w:after="0" w:line="240" w:lineRule="auto"/>
    </w:pPr>
  </w:style>
  <w:style w:type="character" w:customStyle="1" w:styleId="FooterChar">
    <w:name w:val="Footer Char"/>
    <w:basedOn w:val="DefaultParagraphFont"/>
    <w:link w:val="Footer"/>
    <w:uiPriority w:val="99"/>
    <w:rsid w:val="00853FE1"/>
  </w:style>
  <w:style w:type="character" w:customStyle="1" w:styleId="Heading3Char">
    <w:name w:val="Heading 3 Char"/>
    <w:basedOn w:val="DefaultParagraphFont"/>
    <w:link w:val="Heading3"/>
    <w:uiPriority w:val="9"/>
    <w:rsid w:val="00AE02D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557A5"/>
    <w:pPr>
      <w:spacing w:after="0" w:line="240" w:lineRule="auto"/>
    </w:pPr>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E557A5"/>
    <w:rPr>
      <w:rFonts w:ascii="Microsoft JhengHei UI" w:eastAsia="Microsoft JhengHei UI"/>
      <w:sz w:val="18"/>
      <w:szCs w:val="18"/>
    </w:rPr>
  </w:style>
  <w:style w:type="paragraph" w:styleId="Revision">
    <w:name w:val="Revision"/>
    <w:hidden/>
    <w:uiPriority w:val="99"/>
    <w:semiHidden/>
    <w:rsid w:val="00B36D3C"/>
    <w:pPr>
      <w:spacing w:after="0" w:line="240" w:lineRule="auto"/>
    </w:pPr>
  </w:style>
  <w:style w:type="character" w:styleId="FollowedHyperlink">
    <w:name w:val="FollowedHyperlink"/>
    <w:basedOn w:val="DefaultParagraphFont"/>
    <w:uiPriority w:val="99"/>
    <w:semiHidden/>
    <w:unhideWhenUsed/>
    <w:rsid w:val="00B36D3C"/>
    <w:rPr>
      <w:color w:val="954F72" w:themeColor="followedHyperlink"/>
      <w:u w:val="single"/>
    </w:rPr>
  </w:style>
  <w:style w:type="table" w:styleId="TableGrid">
    <w:name w:val="Table Grid"/>
    <w:basedOn w:val="TableNormal"/>
    <w:uiPriority w:val="59"/>
    <w:rsid w:val="00166B7F"/>
    <w:pPr>
      <w:spacing w:after="0" w:line="240" w:lineRule="auto"/>
    </w:pPr>
    <w:rPr>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C81C65"/>
    <w:rPr>
      <w:b/>
      <w:sz w:val="72"/>
      <w:szCs w:val="72"/>
    </w:rPr>
  </w:style>
  <w:style w:type="character" w:styleId="CommentReference">
    <w:name w:val="annotation reference"/>
    <w:basedOn w:val="DefaultParagraphFont"/>
    <w:uiPriority w:val="99"/>
    <w:semiHidden/>
    <w:unhideWhenUsed/>
    <w:rsid w:val="001F55C0"/>
    <w:rPr>
      <w:sz w:val="18"/>
      <w:szCs w:val="18"/>
    </w:rPr>
  </w:style>
  <w:style w:type="paragraph" w:styleId="CommentText">
    <w:name w:val="annotation text"/>
    <w:basedOn w:val="Normal"/>
    <w:link w:val="CommentTextChar"/>
    <w:uiPriority w:val="99"/>
    <w:semiHidden/>
    <w:unhideWhenUsed/>
    <w:rsid w:val="001F55C0"/>
    <w:pPr>
      <w:spacing w:line="240" w:lineRule="auto"/>
    </w:pPr>
    <w:rPr>
      <w:sz w:val="24"/>
      <w:szCs w:val="24"/>
    </w:rPr>
  </w:style>
  <w:style w:type="character" w:customStyle="1" w:styleId="CommentTextChar">
    <w:name w:val="Comment Text Char"/>
    <w:basedOn w:val="DefaultParagraphFont"/>
    <w:link w:val="CommentText"/>
    <w:uiPriority w:val="99"/>
    <w:semiHidden/>
    <w:rsid w:val="001F55C0"/>
    <w:rPr>
      <w:sz w:val="24"/>
      <w:szCs w:val="24"/>
    </w:rPr>
  </w:style>
  <w:style w:type="paragraph" w:styleId="CommentSubject">
    <w:name w:val="annotation subject"/>
    <w:basedOn w:val="CommentText"/>
    <w:next w:val="CommentText"/>
    <w:link w:val="CommentSubjectChar"/>
    <w:uiPriority w:val="99"/>
    <w:semiHidden/>
    <w:unhideWhenUsed/>
    <w:rsid w:val="001F55C0"/>
    <w:rPr>
      <w:b/>
      <w:bCs/>
      <w:sz w:val="20"/>
      <w:szCs w:val="20"/>
    </w:rPr>
  </w:style>
  <w:style w:type="character" w:customStyle="1" w:styleId="CommentSubjectChar">
    <w:name w:val="Comment Subject Char"/>
    <w:basedOn w:val="CommentTextChar"/>
    <w:link w:val="CommentSubject"/>
    <w:uiPriority w:val="99"/>
    <w:semiHidden/>
    <w:rsid w:val="001F55C0"/>
    <w:rPr>
      <w:b/>
      <w:bCs/>
      <w:sz w:val="20"/>
      <w:szCs w:val="20"/>
    </w:rPr>
  </w:style>
  <w:style w:type="paragraph" w:customStyle="1" w:styleId="Default">
    <w:name w:val="Default"/>
    <w:rsid w:val="00B843AF"/>
    <w:pPr>
      <w:autoSpaceDE w:val="0"/>
      <w:autoSpaceDN w:val="0"/>
      <w:adjustRightInd w:val="0"/>
      <w:spacing w:after="0" w:line="240" w:lineRule="auto"/>
    </w:pPr>
    <w:rPr>
      <w:rFonts w:ascii="Arial" w:hAnsi="Arial" w:cs="Arial"/>
      <w:color w:val="000000"/>
      <w:sz w:val="24"/>
      <w:szCs w:val="24"/>
      <w:lang w:val="en-HK" w:eastAsia="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70730">
      <w:bodyDiv w:val="1"/>
      <w:marLeft w:val="0"/>
      <w:marRight w:val="0"/>
      <w:marTop w:val="0"/>
      <w:marBottom w:val="0"/>
      <w:divBdr>
        <w:top w:val="none" w:sz="0" w:space="0" w:color="auto"/>
        <w:left w:val="none" w:sz="0" w:space="0" w:color="auto"/>
        <w:bottom w:val="none" w:sz="0" w:space="0" w:color="auto"/>
        <w:right w:val="none" w:sz="0" w:space="0" w:color="auto"/>
      </w:divBdr>
    </w:div>
    <w:div w:id="15770584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image" Target="media/image6.emf"/><Relationship Id="rId25" Type="http://schemas.openxmlformats.org/officeDocument/2006/relationships/hyperlink" Target="http://www.ewb.hk/" TargetMode="External"/><Relationship Id="rId26" Type="http://schemas.openxmlformats.org/officeDocument/2006/relationships/hyperlink" Target="https://www.facebook.com/EWBHK/" TargetMode="External"/><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30" Type="http://schemas.microsoft.com/office/2011/relationships/commentsExtended" Target="commentsExtended.xml"/><Relationship Id="rId31" Type="http://schemas.microsoft.com/office/2011/relationships/people" Target="people.xml"/><Relationship Id="rId32" Type="http://schemas.microsoft.com/office/2016/09/relationships/commentsIds" Target="commentsIds.xml"/><Relationship Id="rId10" Type="http://schemas.openxmlformats.org/officeDocument/2006/relationships/image" Target="media/image2.pn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diagramData" Target="diagrams/data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1A9A5F-B152-417B-82CC-3D18011857DE}" type="doc">
      <dgm:prSet loTypeId="urn:microsoft.com/office/officeart/2008/layout/RadialCluster" loCatId="cycle" qsTypeId="urn:microsoft.com/office/officeart/2005/8/quickstyle/simple4" qsCatId="simple" csTypeId="urn:microsoft.com/office/officeart/2005/8/colors/colorful1" csCatId="colorful" phldr="1"/>
      <dgm:spPr/>
      <dgm:t>
        <a:bodyPr/>
        <a:lstStyle/>
        <a:p>
          <a:endParaRPr lang="en-US"/>
        </a:p>
      </dgm:t>
    </dgm:pt>
    <dgm:pt modelId="{60F6FB09-DCB2-495C-BEA9-23BBA3776663}">
      <dgm:prSet phldrT="[Text]"/>
      <dgm:spPr/>
      <dgm:t>
        <a:bodyPr/>
        <a:lstStyle/>
        <a:p>
          <a:r>
            <a:rPr lang="en-US"/>
            <a:t>OPC</a:t>
          </a:r>
        </a:p>
      </dgm:t>
    </dgm:pt>
    <dgm:pt modelId="{B03B25F1-9CFE-41C2-BF96-FCE558597981}" type="parTrans" cxnId="{9E74C374-E127-414D-AB23-9698ABA14007}">
      <dgm:prSet/>
      <dgm:spPr/>
      <dgm:t>
        <a:bodyPr/>
        <a:lstStyle/>
        <a:p>
          <a:endParaRPr lang="en-US"/>
        </a:p>
      </dgm:t>
    </dgm:pt>
    <dgm:pt modelId="{4BDECEB6-83A6-4CB8-8731-A4EDAC79E772}" type="sibTrans" cxnId="{9E74C374-E127-414D-AB23-9698ABA14007}">
      <dgm:prSet/>
      <dgm:spPr/>
      <dgm:t>
        <a:bodyPr/>
        <a:lstStyle/>
        <a:p>
          <a:endParaRPr lang="en-US"/>
        </a:p>
      </dgm:t>
    </dgm:pt>
    <dgm:pt modelId="{043921A2-D443-47DC-8BBD-BA0D3C7EB1B3}">
      <dgm:prSet phldrT="[Text]" custT="1"/>
      <dgm:spPr>
        <a:solidFill>
          <a:srgbClr val="0070C0"/>
        </a:solidFill>
      </dgm:spPr>
      <dgm:t>
        <a:bodyPr/>
        <a:lstStyle/>
        <a:p>
          <a:r>
            <a:rPr lang="en-US" sz="1000"/>
            <a:t>Other</a:t>
          </a:r>
          <a:r>
            <a:rPr lang="en-US" sz="1000" baseline="0"/>
            <a:t> Possible LOCAL SUPPORT</a:t>
          </a:r>
          <a:endParaRPr lang="en-US" sz="1000"/>
        </a:p>
      </dgm:t>
    </dgm:pt>
    <dgm:pt modelId="{390F315B-40F4-4206-ACBB-900C56AA9303}" type="parTrans" cxnId="{991CF15C-1883-4EEC-86FD-5868DB926AFB}">
      <dgm:prSet/>
      <dgm:spPr>
        <a:ln>
          <a:headEnd type="triangle"/>
          <a:tailEnd type="none"/>
        </a:ln>
      </dgm:spPr>
      <dgm:t>
        <a:bodyPr/>
        <a:lstStyle/>
        <a:p>
          <a:endParaRPr lang="en-US"/>
        </a:p>
      </dgm:t>
    </dgm:pt>
    <dgm:pt modelId="{182D24E8-4224-4680-892F-77B026377867}" type="sibTrans" cxnId="{991CF15C-1883-4EEC-86FD-5868DB926AFB}">
      <dgm:prSet/>
      <dgm:spPr/>
      <dgm:t>
        <a:bodyPr/>
        <a:lstStyle/>
        <a:p>
          <a:endParaRPr lang="en-US"/>
        </a:p>
      </dgm:t>
    </dgm:pt>
    <dgm:pt modelId="{0F5D98F4-4455-4AC7-82CB-C45E51B7042E}">
      <dgm:prSet phldrT="[Text]" custT="1"/>
      <dgm:spPr>
        <a:solidFill>
          <a:srgbClr val="00B050"/>
        </a:solidFill>
      </dgm:spPr>
      <dgm:t>
        <a:bodyPr/>
        <a:lstStyle/>
        <a:p>
          <a:r>
            <a:rPr lang="en-US" altLang="zh-TW" sz="1000"/>
            <a:t>Individual Overseas Disadvantaged communities</a:t>
          </a:r>
          <a:endParaRPr lang="en-US" sz="1000"/>
        </a:p>
      </dgm:t>
    </dgm:pt>
    <dgm:pt modelId="{B5C009C5-28E9-4F1A-AC2C-D72BBC04262D}" type="parTrans" cxnId="{407E655F-997C-4ADD-AD04-D90E94CC6574}">
      <dgm:prSet/>
      <dgm:spPr>
        <a:ln>
          <a:headEnd type="none"/>
          <a:tailEnd type="triangle"/>
        </a:ln>
      </dgm:spPr>
      <dgm:t>
        <a:bodyPr/>
        <a:lstStyle/>
        <a:p>
          <a:endParaRPr lang="en-US"/>
        </a:p>
      </dgm:t>
    </dgm:pt>
    <dgm:pt modelId="{5F19737E-6B63-42E6-88B0-3E3A2085BCD9}" type="sibTrans" cxnId="{407E655F-997C-4ADD-AD04-D90E94CC6574}">
      <dgm:prSet/>
      <dgm:spPr/>
      <dgm:t>
        <a:bodyPr/>
        <a:lstStyle/>
        <a:p>
          <a:endParaRPr lang="en-US"/>
        </a:p>
      </dgm:t>
    </dgm:pt>
    <dgm:pt modelId="{6CAF3DB8-E660-4D12-97DA-C8019355D78D}">
      <dgm:prSet phldrT="[Text]" custT="1"/>
      <dgm:spPr>
        <a:solidFill>
          <a:srgbClr val="0070C0"/>
        </a:solidFill>
      </dgm:spPr>
      <dgm:t>
        <a:bodyPr/>
        <a:lstStyle/>
        <a:p>
          <a:r>
            <a:rPr lang="en-US" sz="1000"/>
            <a:t>EWB-HK</a:t>
          </a:r>
        </a:p>
        <a:p>
          <a:r>
            <a:rPr lang="en-US" sz="1000"/>
            <a:t>Members / Volunteers </a:t>
          </a:r>
        </a:p>
      </dgm:t>
    </dgm:pt>
    <dgm:pt modelId="{52C54067-7ECC-4E13-A00C-B18EC896EA5C}" type="sibTrans" cxnId="{DC6526C1-DA1F-4B9C-8EAB-351B9603D104}">
      <dgm:prSet/>
      <dgm:spPr/>
      <dgm:t>
        <a:bodyPr/>
        <a:lstStyle/>
        <a:p>
          <a:endParaRPr lang="en-US"/>
        </a:p>
      </dgm:t>
    </dgm:pt>
    <dgm:pt modelId="{60BFE5E2-08E1-4AD1-B80A-C5EC4352E53A}" type="parTrans" cxnId="{DC6526C1-DA1F-4B9C-8EAB-351B9603D104}">
      <dgm:prSet/>
      <dgm:spPr>
        <a:ln>
          <a:headEnd type="triangle"/>
        </a:ln>
      </dgm:spPr>
      <dgm:t>
        <a:bodyPr/>
        <a:lstStyle/>
        <a:p>
          <a:endParaRPr lang="en-US"/>
        </a:p>
      </dgm:t>
    </dgm:pt>
    <dgm:pt modelId="{235CF966-87A2-48CB-A40B-FCD2AE7DD46F}">
      <dgm:prSet phldrT="[Text]" custT="1"/>
      <dgm:spPr>
        <a:solidFill>
          <a:srgbClr val="00B050"/>
        </a:solidFill>
      </dgm:spPr>
      <dgm:t>
        <a:bodyPr/>
        <a:lstStyle/>
        <a:p>
          <a:r>
            <a:rPr lang="en-US" sz="1000"/>
            <a:t>Overseas NGOs / Avademia / Charities</a:t>
          </a:r>
        </a:p>
      </dgm:t>
    </dgm:pt>
    <dgm:pt modelId="{00F4DF96-56A2-46C6-BDD8-D41091C64F85}" type="sibTrans" cxnId="{B522449C-F543-482D-AE67-13EA79A0BE1E}">
      <dgm:prSet/>
      <dgm:spPr/>
      <dgm:t>
        <a:bodyPr/>
        <a:lstStyle/>
        <a:p>
          <a:endParaRPr lang="en-US"/>
        </a:p>
      </dgm:t>
    </dgm:pt>
    <dgm:pt modelId="{38B43C8E-20A4-4C5B-8E26-7FA54C000779}" type="parTrans" cxnId="{B522449C-F543-482D-AE67-13EA79A0BE1E}">
      <dgm:prSet/>
      <dgm:spPr>
        <a:ln>
          <a:tailEnd type="triangle"/>
        </a:ln>
      </dgm:spPr>
      <dgm:t>
        <a:bodyPr/>
        <a:lstStyle/>
        <a:p>
          <a:endParaRPr lang="en-US"/>
        </a:p>
      </dgm:t>
    </dgm:pt>
    <dgm:pt modelId="{8FE2F4B4-B086-4060-98DC-C7CB650BEBE2}" type="pres">
      <dgm:prSet presAssocID="{C51A9A5F-B152-417B-82CC-3D18011857DE}" presName="Name0" presStyleCnt="0">
        <dgm:presLayoutVars>
          <dgm:chMax val="1"/>
          <dgm:chPref val="1"/>
          <dgm:dir/>
          <dgm:animOne val="branch"/>
          <dgm:animLvl val="lvl"/>
        </dgm:presLayoutVars>
      </dgm:prSet>
      <dgm:spPr/>
      <dgm:t>
        <a:bodyPr/>
        <a:lstStyle/>
        <a:p>
          <a:endParaRPr lang="en-US"/>
        </a:p>
      </dgm:t>
    </dgm:pt>
    <dgm:pt modelId="{C62E25EF-6933-40D1-96A9-7D9AD5830CB9}" type="pres">
      <dgm:prSet presAssocID="{60F6FB09-DCB2-495C-BEA9-23BBA3776663}" presName="singleCycle" presStyleCnt="0"/>
      <dgm:spPr/>
    </dgm:pt>
    <dgm:pt modelId="{E0FAF850-C44B-4E57-9A3F-C176E874ABBC}" type="pres">
      <dgm:prSet presAssocID="{60F6FB09-DCB2-495C-BEA9-23BBA3776663}" presName="singleCenter" presStyleLbl="node1" presStyleIdx="0" presStyleCnt="5" custLinFactNeighborX="3709">
        <dgm:presLayoutVars>
          <dgm:chMax val="7"/>
          <dgm:chPref val="7"/>
        </dgm:presLayoutVars>
      </dgm:prSet>
      <dgm:spPr/>
      <dgm:t>
        <a:bodyPr/>
        <a:lstStyle/>
        <a:p>
          <a:endParaRPr lang="en-US"/>
        </a:p>
      </dgm:t>
    </dgm:pt>
    <dgm:pt modelId="{E0EFA1A3-E033-4489-9566-2CE34B7DDC09}" type="pres">
      <dgm:prSet presAssocID="{60BFE5E2-08E1-4AD1-B80A-C5EC4352E53A}" presName="Name56" presStyleLbl="parChTrans1D2" presStyleIdx="0" presStyleCnt="4"/>
      <dgm:spPr/>
      <dgm:t>
        <a:bodyPr/>
        <a:lstStyle/>
        <a:p>
          <a:endParaRPr lang="en-US"/>
        </a:p>
      </dgm:t>
    </dgm:pt>
    <dgm:pt modelId="{F512FE87-7BA3-4383-ABA2-B2138C6D1CC3}" type="pres">
      <dgm:prSet presAssocID="{6CAF3DB8-E660-4D12-97DA-C8019355D78D}" presName="text0" presStyleLbl="node1" presStyleIdx="1" presStyleCnt="5" custScaleX="362136" custScaleY="137659" custRadScaleRad="158368" custRadScaleInc="-150416">
        <dgm:presLayoutVars>
          <dgm:bulletEnabled val="1"/>
        </dgm:presLayoutVars>
      </dgm:prSet>
      <dgm:spPr/>
      <dgm:t>
        <a:bodyPr/>
        <a:lstStyle/>
        <a:p>
          <a:endParaRPr lang="en-US"/>
        </a:p>
      </dgm:t>
    </dgm:pt>
    <dgm:pt modelId="{F6618C7A-DB9F-4BC5-8B44-0E3C6C97C93C}" type="pres">
      <dgm:prSet presAssocID="{390F315B-40F4-4206-ACBB-900C56AA9303}" presName="Name56" presStyleLbl="parChTrans1D2" presStyleIdx="1" presStyleCnt="4"/>
      <dgm:spPr/>
      <dgm:t>
        <a:bodyPr/>
        <a:lstStyle/>
        <a:p>
          <a:endParaRPr lang="en-US"/>
        </a:p>
      </dgm:t>
    </dgm:pt>
    <dgm:pt modelId="{1BEF8C7B-C202-4E2E-8344-37FE9585BC24}" type="pres">
      <dgm:prSet presAssocID="{043921A2-D443-47DC-8BBD-BA0D3C7EB1B3}" presName="text0" presStyleLbl="node1" presStyleIdx="2" presStyleCnt="5" custScaleX="356321" custScaleY="137841" custRadScaleRad="157724" custRadScaleInc="354099">
        <dgm:presLayoutVars>
          <dgm:bulletEnabled val="1"/>
        </dgm:presLayoutVars>
      </dgm:prSet>
      <dgm:spPr/>
      <dgm:t>
        <a:bodyPr/>
        <a:lstStyle/>
        <a:p>
          <a:endParaRPr lang="en-US"/>
        </a:p>
      </dgm:t>
    </dgm:pt>
    <dgm:pt modelId="{07BCCEAE-60F7-4F7E-BFFD-AE09C87A98D0}" type="pres">
      <dgm:prSet presAssocID="{B5C009C5-28E9-4F1A-AC2C-D72BBC04262D}" presName="Name56" presStyleLbl="parChTrans1D2" presStyleIdx="2" presStyleCnt="4"/>
      <dgm:spPr/>
      <dgm:t>
        <a:bodyPr/>
        <a:lstStyle/>
        <a:p>
          <a:endParaRPr lang="en-US"/>
        </a:p>
      </dgm:t>
    </dgm:pt>
    <dgm:pt modelId="{2EBF38C2-1653-4579-AD19-4E9C4025BB31}" type="pres">
      <dgm:prSet presAssocID="{0F5D98F4-4455-4AC7-82CB-C45E51B7042E}" presName="text0" presStyleLbl="node1" presStyleIdx="3" presStyleCnt="5" custScaleX="336430" custScaleY="133255" custRadScaleRad="161765" custRadScaleInc="-246386">
        <dgm:presLayoutVars>
          <dgm:bulletEnabled val="1"/>
        </dgm:presLayoutVars>
      </dgm:prSet>
      <dgm:spPr/>
      <dgm:t>
        <a:bodyPr/>
        <a:lstStyle/>
        <a:p>
          <a:endParaRPr lang="en-US"/>
        </a:p>
      </dgm:t>
    </dgm:pt>
    <dgm:pt modelId="{494265DB-5EEA-4D0C-B59B-9E4128055B77}" type="pres">
      <dgm:prSet presAssocID="{38B43C8E-20A4-4C5B-8E26-7FA54C000779}" presName="Name56" presStyleLbl="parChTrans1D2" presStyleIdx="3" presStyleCnt="4"/>
      <dgm:spPr/>
      <dgm:t>
        <a:bodyPr/>
        <a:lstStyle/>
        <a:p>
          <a:endParaRPr lang="en-US"/>
        </a:p>
      </dgm:t>
    </dgm:pt>
    <dgm:pt modelId="{A46C3D88-B1F2-42E5-9BCC-DD51A611DE22}" type="pres">
      <dgm:prSet presAssocID="{235CF966-87A2-48CB-A40B-FCD2AE7DD46F}" presName="text0" presStyleLbl="node1" presStyleIdx="4" presStyleCnt="5" custScaleX="339528" custScaleY="126784" custRadScaleRad="167385" custRadScaleInc="-354607">
        <dgm:presLayoutVars>
          <dgm:bulletEnabled val="1"/>
        </dgm:presLayoutVars>
      </dgm:prSet>
      <dgm:spPr/>
      <dgm:t>
        <a:bodyPr/>
        <a:lstStyle/>
        <a:p>
          <a:endParaRPr lang="en-US"/>
        </a:p>
      </dgm:t>
    </dgm:pt>
  </dgm:ptLst>
  <dgm:cxnLst>
    <dgm:cxn modelId="{8B9FFF28-B58D-7740-924A-CE6337AB171F}" type="presOf" srcId="{38B43C8E-20A4-4C5B-8E26-7FA54C000779}" destId="{494265DB-5EEA-4D0C-B59B-9E4128055B77}" srcOrd="0" destOrd="0" presId="urn:microsoft.com/office/officeart/2008/layout/RadialCluster"/>
    <dgm:cxn modelId="{9E74C374-E127-414D-AB23-9698ABA14007}" srcId="{C51A9A5F-B152-417B-82CC-3D18011857DE}" destId="{60F6FB09-DCB2-495C-BEA9-23BBA3776663}" srcOrd="0" destOrd="0" parTransId="{B03B25F1-9CFE-41C2-BF96-FCE558597981}" sibTransId="{4BDECEB6-83A6-4CB8-8731-A4EDAC79E772}"/>
    <dgm:cxn modelId="{991CF15C-1883-4EEC-86FD-5868DB926AFB}" srcId="{60F6FB09-DCB2-495C-BEA9-23BBA3776663}" destId="{043921A2-D443-47DC-8BBD-BA0D3C7EB1B3}" srcOrd="1" destOrd="0" parTransId="{390F315B-40F4-4206-ACBB-900C56AA9303}" sibTransId="{182D24E8-4224-4680-892F-77B026377867}"/>
    <dgm:cxn modelId="{72C7E410-2BBA-294E-911C-75EC31E2C658}" type="presOf" srcId="{6CAF3DB8-E660-4D12-97DA-C8019355D78D}" destId="{F512FE87-7BA3-4383-ABA2-B2138C6D1CC3}" srcOrd="0" destOrd="0" presId="urn:microsoft.com/office/officeart/2008/layout/RadialCluster"/>
    <dgm:cxn modelId="{428F9DEA-0B0A-1B4F-89FB-97952E8BFA74}" type="presOf" srcId="{390F315B-40F4-4206-ACBB-900C56AA9303}" destId="{F6618C7A-DB9F-4BC5-8B44-0E3C6C97C93C}" srcOrd="0" destOrd="0" presId="urn:microsoft.com/office/officeart/2008/layout/RadialCluster"/>
    <dgm:cxn modelId="{DC6526C1-DA1F-4B9C-8EAB-351B9603D104}" srcId="{60F6FB09-DCB2-495C-BEA9-23BBA3776663}" destId="{6CAF3DB8-E660-4D12-97DA-C8019355D78D}" srcOrd="0" destOrd="0" parTransId="{60BFE5E2-08E1-4AD1-B80A-C5EC4352E53A}" sibTransId="{52C54067-7ECC-4E13-A00C-B18EC896EA5C}"/>
    <dgm:cxn modelId="{66F69913-63A5-3446-B44C-C568D2E875FA}" type="presOf" srcId="{60BFE5E2-08E1-4AD1-B80A-C5EC4352E53A}" destId="{E0EFA1A3-E033-4489-9566-2CE34B7DDC09}" srcOrd="0" destOrd="0" presId="urn:microsoft.com/office/officeart/2008/layout/RadialCluster"/>
    <dgm:cxn modelId="{5429CAC2-C759-8540-A723-87CDF75773AC}" type="presOf" srcId="{0F5D98F4-4455-4AC7-82CB-C45E51B7042E}" destId="{2EBF38C2-1653-4579-AD19-4E9C4025BB31}" srcOrd="0" destOrd="0" presId="urn:microsoft.com/office/officeart/2008/layout/RadialCluster"/>
    <dgm:cxn modelId="{407E655F-997C-4ADD-AD04-D90E94CC6574}" srcId="{60F6FB09-DCB2-495C-BEA9-23BBA3776663}" destId="{0F5D98F4-4455-4AC7-82CB-C45E51B7042E}" srcOrd="2" destOrd="0" parTransId="{B5C009C5-28E9-4F1A-AC2C-D72BBC04262D}" sibTransId="{5F19737E-6B63-42E6-88B0-3E3A2085BCD9}"/>
    <dgm:cxn modelId="{0EFFFF04-69F4-BC4F-98C5-BF84D215139B}" type="presOf" srcId="{B5C009C5-28E9-4F1A-AC2C-D72BBC04262D}" destId="{07BCCEAE-60F7-4F7E-BFFD-AE09C87A98D0}" srcOrd="0" destOrd="0" presId="urn:microsoft.com/office/officeart/2008/layout/RadialCluster"/>
    <dgm:cxn modelId="{92A76F62-370F-8B4E-A519-E9AE0105ED28}" type="presOf" srcId="{235CF966-87A2-48CB-A40B-FCD2AE7DD46F}" destId="{A46C3D88-B1F2-42E5-9BCC-DD51A611DE22}" srcOrd="0" destOrd="0" presId="urn:microsoft.com/office/officeart/2008/layout/RadialCluster"/>
    <dgm:cxn modelId="{032A7CD9-D17D-CC4B-8001-747CBBE36803}" type="presOf" srcId="{043921A2-D443-47DC-8BBD-BA0D3C7EB1B3}" destId="{1BEF8C7B-C202-4E2E-8344-37FE9585BC24}" srcOrd="0" destOrd="0" presId="urn:microsoft.com/office/officeart/2008/layout/RadialCluster"/>
    <dgm:cxn modelId="{EABE0956-14EC-7141-9AF7-75BB84CD4489}" type="presOf" srcId="{60F6FB09-DCB2-495C-BEA9-23BBA3776663}" destId="{E0FAF850-C44B-4E57-9A3F-C176E874ABBC}" srcOrd="0" destOrd="0" presId="urn:microsoft.com/office/officeart/2008/layout/RadialCluster"/>
    <dgm:cxn modelId="{6CA25981-6CD4-BB48-86F3-59BBAA1C0422}" type="presOf" srcId="{C51A9A5F-B152-417B-82CC-3D18011857DE}" destId="{8FE2F4B4-B086-4060-98DC-C7CB650BEBE2}" srcOrd="0" destOrd="0" presId="urn:microsoft.com/office/officeart/2008/layout/RadialCluster"/>
    <dgm:cxn modelId="{B522449C-F543-482D-AE67-13EA79A0BE1E}" srcId="{60F6FB09-DCB2-495C-BEA9-23BBA3776663}" destId="{235CF966-87A2-48CB-A40B-FCD2AE7DD46F}" srcOrd="3" destOrd="0" parTransId="{38B43C8E-20A4-4C5B-8E26-7FA54C000779}" sibTransId="{00F4DF96-56A2-46C6-BDD8-D41091C64F85}"/>
    <dgm:cxn modelId="{8D4DBBEA-3897-3A4C-9E8A-4B37058874B1}" type="presParOf" srcId="{8FE2F4B4-B086-4060-98DC-C7CB650BEBE2}" destId="{C62E25EF-6933-40D1-96A9-7D9AD5830CB9}" srcOrd="0" destOrd="0" presId="urn:microsoft.com/office/officeart/2008/layout/RadialCluster"/>
    <dgm:cxn modelId="{5F13907D-AC49-0048-8A5A-035041372F9B}" type="presParOf" srcId="{C62E25EF-6933-40D1-96A9-7D9AD5830CB9}" destId="{E0FAF850-C44B-4E57-9A3F-C176E874ABBC}" srcOrd="0" destOrd="0" presId="urn:microsoft.com/office/officeart/2008/layout/RadialCluster"/>
    <dgm:cxn modelId="{C855CEE9-5CFE-4D4A-BBFF-857A41891650}" type="presParOf" srcId="{C62E25EF-6933-40D1-96A9-7D9AD5830CB9}" destId="{E0EFA1A3-E033-4489-9566-2CE34B7DDC09}" srcOrd="1" destOrd="0" presId="urn:microsoft.com/office/officeart/2008/layout/RadialCluster"/>
    <dgm:cxn modelId="{357FDD25-2DF9-9D44-81DD-B5A7ED5FFD43}" type="presParOf" srcId="{C62E25EF-6933-40D1-96A9-7D9AD5830CB9}" destId="{F512FE87-7BA3-4383-ABA2-B2138C6D1CC3}" srcOrd="2" destOrd="0" presId="urn:microsoft.com/office/officeart/2008/layout/RadialCluster"/>
    <dgm:cxn modelId="{81D8E4DD-DD86-374F-B052-6B7ECC4E6D2C}" type="presParOf" srcId="{C62E25EF-6933-40D1-96A9-7D9AD5830CB9}" destId="{F6618C7A-DB9F-4BC5-8B44-0E3C6C97C93C}" srcOrd="3" destOrd="0" presId="urn:microsoft.com/office/officeart/2008/layout/RadialCluster"/>
    <dgm:cxn modelId="{AE2A4C9E-6564-F641-9298-FFE4F59915FE}" type="presParOf" srcId="{C62E25EF-6933-40D1-96A9-7D9AD5830CB9}" destId="{1BEF8C7B-C202-4E2E-8344-37FE9585BC24}" srcOrd="4" destOrd="0" presId="urn:microsoft.com/office/officeart/2008/layout/RadialCluster"/>
    <dgm:cxn modelId="{F5912F76-AB19-D342-893D-5353A37AC71F}" type="presParOf" srcId="{C62E25EF-6933-40D1-96A9-7D9AD5830CB9}" destId="{07BCCEAE-60F7-4F7E-BFFD-AE09C87A98D0}" srcOrd="5" destOrd="0" presId="urn:microsoft.com/office/officeart/2008/layout/RadialCluster"/>
    <dgm:cxn modelId="{EE2D4B2E-3E19-D74F-A3BD-D5C89D9B66FF}" type="presParOf" srcId="{C62E25EF-6933-40D1-96A9-7D9AD5830CB9}" destId="{2EBF38C2-1653-4579-AD19-4E9C4025BB31}" srcOrd="6" destOrd="0" presId="urn:microsoft.com/office/officeart/2008/layout/RadialCluster"/>
    <dgm:cxn modelId="{6CB450AF-0600-7D48-9D3F-0E4113513E06}" type="presParOf" srcId="{C62E25EF-6933-40D1-96A9-7D9AD5830CB9}" destId="{494265DB-5EEA-4D0C-B59B-9E4128055B77}" srcOrd="7" destOrd="0" presId="urn:microsoft.com/office/officeart/2008/layout/RadialCluster"/>
    <dgm:cxn modelId="{F0B79C6B-5392-1142-83B5-7F77D8508EC3}" type="presParOf" srcId="{C62E25EF-6933-40D1-96A9-7D9AD5830CB9}" destId="{A46C3D88-B1F2-42E5-9BCC-DD51A611DE22}" srcOrd="8"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1B4A10-D69A-4923-8977-D16450177B97}" type="doc">
      <dgm:prSet loTypeId="urn:microsoft.com/office/officeart/2005/8/layout/hierarchy1" loCatId="hierarchy" qsTypeId="urn:microsoft.com/office/officeart/2005/8/quickstyle/simple1#1" qsCatId="simple" csTypeId="urn:microsoft.com/office/officeart/2005/8/colors/colorful2" csCatId="colorful" phldr="1"/>
      <dgm:spPr/>
      <dgm:t>
        <a:bodyPr/>
        <a:lstStyle/>
        <a:p>
          <a:endParaRPr lang="zh-TW" altLang="en-US"/>
        </a:p>
      </dgm:t>
    </dgm:pt>
    <dgm:pt modelId="{71057F0C-306C-43B4-83C7-1765C02808B6}">
      <dgm:prSet phldrT="[文字]"/>
      <dgm:spPr/>
      <dgm:t>
        <a:bodyPr/>
        <a:lstStyle/>
        <a:p>
          <a:r>
            <a:rPr lang="en-US" altLang="zh-TW"/>
            <a:t>EWB - BoD</a:t>
          </a:r>
          <a:endParaRPr lang="zh-TW" altLang="en-US"/>
        </a:p>
      </dgm:t>
    </dgm:pt>
    <dgm:pt modelId="{43856C4B-FE1A-4983-86C0-AE39FEDE85F5}" type="parTrans" cxnId="{E2CDCCF3-5660-459B-91D7-9759B8309229}">
      <dgm:prSet/>
      <dgm:spPr/>
      <dgm:t>
        <a:bodyPr/>
        <a:lstStyle/>
        <a:p>
          <a:endParaRPr lang="zh-TW" altLang="en-US"/>
        </a:p>
      </dgm:t>
    </dgm:pt>
    <dgm:pt modelId="{E61EAA87-A20F-4D33-9045-F1F85B1F4F7B}" type="sibTrans" cxnId="{E2CDCCF3-5660-459B-91D7-9759B8309229}">
      <dgm:prSet/>
      <dgm:spPr/>
      <dgm:t>
        <a:bodyPr/>
        <a:lstStyle/>
        <a:p>
          <a:endParaRPr lang="zh-TW" altLang="en-US"/>
        </a:p>
      </dgm:t>
    </dgm:pt>
    <dgm:pt modelId="{179E0F88-2396-4B09-9367-51B805B0E196}">
      <dgm:prSet phldrT="[文字]"/>
      <dgm:spPr/>
      <dgm:t>
        <a:bodyPr/>
        <a:lstStyle/>
        <a:p>
          <a:r>
            <a:rPr lang="en-US" altLang="zh-TW"/>
            <a:t>Young Members Group (YMG)</a:t>
          </a:r>
          <a:endParaRPr lang="zh-TW" altLang="en-US"/>
        </a:p>
      </dgm:t>
    </dgm:pt>
    <dgm:pt modelId="{DBA56056-8535-49E4-9CF7-E4A52BCD346C}" type="parTrans" cxnId="{1A9E9A6F-8857-4F77-A131-F6CA5099CB23}">
      <dgm:prSet/>
      <dgm:spPr/>
      <dgm:t>
        <a:bodyPr/>
        <a:lstStyle/>
        <a:p>
          <a:endParaRPr lang="zh-TW" altLang="en-US"/>
        </a:p>
      </dgm:t>
    </dgm:pt>
    <dgm:pt modelId="{B0B06924-EB58-4ADE-AB48-0CA007E39159}" type="sibTrans" cxnId="{1A9E9A6F-8857-4F77-A131-F6CA5099CB23}">
      <dgm:prSet/>
      <dgm:spPr/>
      <dgm:t>
        <a:bodyPr/>
        <a:lstStyle/>
        <a:p>
          <a:endParaRPr lang="zh-TW" altLang="en-US"/>
        </a:p>
      </dgm:t>
    </dgm:pt>
    <dgm:pt modelId="{A02E0487-5DC3-476C-B1C4-BF153DD6D7CD}">
      <dgm:prSet phldrT="[文字]"/>
      <dgm:spPr/>
      <dgm:t>
        <a:bodyPr/>
        <a:lstStyle/>
        <a:p>
          <a:r>
            <a:rPr lang="en-US" altLang="zh-TW"/>
            <a:t>HKU</a:t>
          </a:r>
        </a:p>
        <a:p>
          <a:r>
            <a:rPr lang="en-US" altLang="zh-TW"/>
            <a:t>Student Chapter</a:t>
          </a:r>
          <a:endParaRPr lang="zh-TW" altLang="en-US"/>
        </a:p>
      </dgm:t>
    </dgm:pt>
    <dgm:pt modelId="{3BC6C7C3-91CE-4580-9B6C-3D0AEC6056B1}" type="parTrans" cxnId="{DB8FE447-5A6E-4F76-8384-6A8B0EB595C9}">
      <dgm:prSet/>
      <dgm:spPr/>
      <dgm:t>
        <a:bodyPr/>
        <a:lstStyle/>
        <a:p>
          <a:endParaRPr lang="zh-TW" altLang="en-US"/>
        </a:p>
      </dgm:t>
    </dgm:pt>
    <dgm:pt modelId="{325EACF3-4A95-4998-9D2F-C3BC9F5461E6}" type="sibTrans" cxnId="{DB8FE447-5A6E-4F76-8384-6A8B0EB595C9}">
      <dgm:prSet/>
      <dgm:spPr/>
      <dgm:t>
        <a:bodyPr/>
        <a:lstStyle/>
        <a:p>
          <a:endParaRPr lang="zh-TW" altLang="en-US"/>
        </a:p>
      </dgm:t>
    </dgm:pt>
    <dgm:pt modelId="{37C0C847-7AA8-48D2-BBC1-290B8CCC9B6D}">
      <dgm:prSet phldrT="[文字]"/>
      <dgm:spPr/>
      <dgm:t>
        <a:bodyPr/>
        <a:lstStyle/>
        <a:p>
          <a:r>
            <a:rPr lang="en-US" altLang="zh-TW"/>
            <a:t>HKUST</a:t>
          </a:r>
        </a:p>
        <a:p>
          <a:r>
            <a:rPr lang="en-US" altLang="zh-TW"/>
            <a:t>Student Chapter</a:t>
          </a:r>
          <a:endParaRPr lang="zh-TW" altLang="en-US"/>
        </a:p>
      </dgm:t>
    </dgm:pt>
    <dgm:pt modelId="{8EE15F97-8E27-46D9-A68A-8C5387C2DA8D}" type="parTrans" cxnId="{B91AEABB-0436-4A63-9E6F-3E88110D6670}">
      <dgm:prSet/>
      <dgm:spPr/>
      <dgm:t>
        <a:bodyPr/>
        <a:lstStyle/>
        <a:p>
          <a:endParaRPr lang="zh-TW" altLang="en-US"/>
        </a:p>
      </dgm:t>
    </dgm:pt>
    <dgm:pt modelId="{B644C426-BA8D-4A74-8F05-41997DFDE364}" type="sibTrans" cxnId="{B91AEABB-0436-4A63-9E6F-3E88110D6670}">
      <dgm:prSet/>
      <dgm:spPr/>
      <dgm:t>
        <a:bodyPr/>
        <a:lstStyle/>
        <a:p>
          <a:endParaRPr lang="zh-TW" altLang="en-US"/>
        </a:p>
      </dgm:t>
    </dgm:pt>
    <dgm:pt modelId="{48EF5BD9-C3AE-42E5-AD1E-C2DBABC8AE6A}">
      <dgm:prSet phldrT="[文字]"/>
      <dgm:spPr/>
      <dgm:t>
        <a:bodyPr/>
        <a:lstStyle/>
        <a:p>
          <a:r>
            <a:rPr lang="en-US" altLang="zh-TW"/>
            <a:t>Student Chapters from other tertiary institutions in HK(Future)</a:t>
          </a:r>
          <a:endParaRPr lang="zh-TW" altLang="en-US"/>
        </a:p>
      </dgm:t>
    </dgm:pt>
    <dgm:pt modelId="{93A2D433-050D-4F89-A8D8-3182DE96276E}" type="parTrans" cxnId="{CBE81BDB-C218-43AE-A450-F31079F9B944}">
      <dgm:prSet/>
      <dgm:spPr/>
      <dgm:t>
        <a:bodyPr/>
        <a:lstStyle/>
        <a:p>
          <a:endParaRPr lang="zh-TW" altLang="en-US"/>
        </a:p>
      </dgm:t>
    </dgm:pt>
    <dgm:pt modelId="{DDDFB1ED-F795-43F8-B99A-7625441548B7}" type="sibTrans" cxnId="{CBE81BDB-C218-43AE-A450-F31079F9B944}">
      <dgm:prSet/>
      <dgm:spPr/>
      <dgm:t>
        <a:bodyPr/>
        <a:lstStyle/>
        <a:p>
          <a:endParaRPr lang="zh-TW" altLang="en-US"/>
        </a:p>
      </dgm:t>
    </dgm:pt>
    <dgm:pt modelId="{3EDC3B39-9006-43A0-BA9A-89D2BE166DDD}">
      <dgm:prSet phldrT="[文字]"/>
      <dgm:spPr/>
      <dgm:t>
        <a:bodyPr/>
        <a:lstStyle/>
        <a:p>
          <a:r>
            <a:rPr lang="en-US" altLang="zh-TW"/>
            <a:t>Other EWB Committee(s)</a:t>
          </a:r>
          <a:endParaRPr lang="zh-TW" altLang="en-US"/>
        </a:p>
      </dgm:t>
    </dgm:pt>
    <dgm:pt modelId="{6F923546-B001-411D-BFA3-6D985B3C6935}" type="parTrans" cxnId="{80B7B518-5F7B-4E6D-8D05-40B117CEAC68}">
      <dgm:prSet/>
      <dgm:spPr/>
      <dgm:t>
        <a:bodyPr/>
        <a:lstStyle/>
        <a:p>
          <a:endParaRPr lang="zh-TW" altLang="en-US"/>
        </a:p>
      </dgm:t>
    </dgm:pt>
    <dgm:pt modelId="{0CD79344-D72A-4787-887B-E06174A5D6AB}" type="sibTrans" cxnId="{80B7B518-5F7B-4E6D-8D05-40B117CEAC68}">
      <dgm:prSet/>
      <dgm:spPr/>
      <dgm:t>
        <a:bodyPr/>
        <a:lstStyle/>
        <a:p>
          <a:endParaRPr lang="zh-TW" altLang="en-US"/>
        </a:p>
      </dgm:t>
    </dgm:pt>
    <dgm:pt modelId="{CEF4ECB8-5351-4D79-B844-1D971093E69A}">
      <dgm:prSet phldrT="[文字]"/>
      <dgm:spPr/>
      <dgm:t>
        <a:bodyPr/>
        <a:lstStyle/>
        <a:p>
          <a:r>
            <a:rPr lang="en-US" altLang="zh-TW"/>
            <a:t>Student Members</a:t>
          </a:r>
          <a:endParaRPr lang="zh-TW" altLang="en-US"/>
        </a:p>
      </dgm:t>
    </dgm:pt>
    <dgm:pt modelId="{CFC8FF7B-FFE7-4193-AB4B-7879F120ECF8}" type="parTrans" cxnId="{A4861283-CF53-4D14-9235-D2DF52C94E3D}">
      <dgm:prSet/>
      <dgm:spPr/>
      <dgm:t>
        <a:bodyPr/>
        <a:lstStyle/>
        <a:p>
          <a:endParaRPr lang="zh-TW" altLang="en-US"/>
        </a:p>
      </dgm:t>
    </dgm:pt>
    <dgm:pt modelId="{5744BFD4-11A4-4A7B-83CF-EC8E32FC3D9B}" type="sibTrans" cxnId="{A4861283-CF53-4D14-9235-D2DF52C94E3D}">
      <dgm:prSet/>
      <dgm:spPr/>
      <dgm:t>
        <a:bodyPr/>
        <a:lstStyle/>
        <a:p>
          <a:endParaRPr lang="zh-TW" altLang="en-US"/>
        </a:p>
      </dgm:t>
    </dgm:pt>
    <dgm:pt modelId="{86ABFE41-639E-43F0-88A2-DEBDEA3C1C6B}">
      <dgm:prSet phldrT="[文字]"/>
      <dgm:spPr/>
      <dgm:t>
        <a:bodyPr/>
        <a:lstStyle/>
        <a:p>
          <a:r>
            <a:rPr lang="en-US" altLang="zh-TW"/>
            <a:t>Student Members</a:t>
          </a:r>
          <a:endParaRPr lang="zh-TW" altLang="en-US"/>
        </a:p>
      </dgm:t>
    </dgm:pt>
    <dgm:pt modelId="{4584377B-E81D-4AA6-8360-8CA59E66CFF5}" type="parTrans" cxnId="{A706269F-CD28-45E7-804F-195DC9902A11}">
      <dgm:prSet/>
      <dgm:spPr/>
      <dgm:t>
        <a:bodyPr/>
        <a:lstStyle/>
        <a:p>
          <a:endParaRPr lang="zh-TW" altLang="en-US"/>
        </a:p>
      </dgm:t>
    </dgm:pt>
    <dgm:pt modelId="{AA087AC0-0413-4087-9D3D-92821C52D82C}" type="sibTrans" cxnId="{A706269F-CD28-45E7-804F-195DC9902A11}">
      <dgm:prSet/>
      <dgm:spPr/>
      <dgm:t>
        <a:bodyPr/>
        <a:lstStyle/>
        <a:p>
          <a:endParaRPr lang="zh-TW" altLang="en-US"/>
        </a:p>
      </dgm:t>
    </dgm:pt>
    <dgm:pt modelId="{489C7655-28F8-4B74-9345-5C73CB8CE62B}">
      <dgm:prSet phldrT="[文字]"/>
      <dgm:spPr/>
      <dgm:t>
        <a:bodyPr/>
        <a:lstStyle/>
        <a:p>
          <a:r>
            <a:rPr lang="en-US" altLang="zh-TW"/>
            <a:t>Student Members</a:t>
          </a:r>
          <a:endParaRPr lang="zh-TW" altLang="en-US"/>
        </a:p>
      </dgm:t>
    </dgm:pt>
    <dgm:pt modelId="{197A839C-027B-4632-8907-9F178D43DD84}" type="parTrans" cxnId="{72CA4AAD-0ECE-46FE-8A91-9E8259D555D6}">
      <dgm:prSet/>
      <dgm:spPr/>
      <dgm:t>
        <a:bodyPr/>
        <a:lstStyle/>
        <a:p>
          <a:endParaRPr lang="zh-TW" altLang="en-US"/>
        </a:p>
      </dgm:t>
    </dgm:pt>
    <dgm:pt modelId="{4C885727-14DA-45F3-9DBD-0A2838878C37}" type="sibTrans" cxnId="{72CA4AAD-0ECE-46FE-8A91-9E8259D555D6}">
      <dgm:prSet/>
      <dgm:spPr/>
      <dgm:t>
        <a:bodyPr/>
        <a:lstStyle/>
        <a:p>
          <a:endParaRPr lang="zh-TW" altLang="en-US"/>
        </a:p>
      </dgm:t>
    </dgm:pt>
    <dgm:pt modelId="{17812925-27EE-4511-80F6-F62125F617B1}" type="pres">
      <dgm:prSet presAssocID="{6F1B4A10-D69A-4923-8977-D16450177B97}" presName="hierChild1" presStyleCnt="0">
        <dgm:presLayoutVars>
          <dgm:chPref val="1"/>
          <dgm:dir/>
          <dgm:animOne val="branch"/>
          <dgm:animLvl val="lvl"/>
          <dgm:resizeHandles/>
        </dgm:presLayoutVars>
      </dgm:prSet>
      <dgm:spPr/>
      <dgm:t>
        <a:bodyPr/>
        <a:lstStyle/>
        <a:p>
          <a:endParaRPr lang="en-US"/>
        </a:p>
      </dgm:t>
    </dgm:pt>
    <dgm:pt modelId="{6D3B38D6-A00A-454C-8485-1EFB676227C0}" type="pres">
      <dgm:prSet presAssocID="{71057F0C-306C-43B4-83C7-1765C02808B6}" presName="hierRoot1" presStyleCnt="0"/>
      <dgm:spPr/>
    </dgm:pt>
    <dgm:pt modelId="{7BC1C045-F177-43B4-8B56-E8203FA72BA4}" type="pres">
      <dgm:prSet presAssocID="{71057F0C-306C-43B4-83C7-1765C02808B6}" presName="composite" presStyleCnt="0"/>
      <dgm:spPr/>
    </dgm:pt>
    <dgm:pt modelId="{343DC76D-5E28-4287-8419-BEE4FFA768F3}" type="pres">
      <dgm:prSet presAssocID="{71057F0C-306C-43B4-83C7-1765C02808B6}" presName="background" presStyleLbl="node0" presStyleIdx="0" presStyleCnt="1"/>
      <dgm:spPr/>
    </dgm:pt>
    <dgm:pt modelId="{6283A380-50EA-45D7-967E-6D77D9AC1101}" type="pres">
      <dgm:prSet presAssocID="{71057F0C-306C-43B4-83C7-1765C02808B6}" presName="text" presStyleLbl="fgAcc0" presStyleIdx="0" presStyleCnt="1">
        <dgm:presLayoutVars>
          <dgm:chPref val="3"/>
        </dgm:presLayoutVars>
      </dgm:prSet>
      <dgm:spPr/>
      <dgm:t>
        <a:bodyPr/>
        <a:lstStyle/>
        <a:p>
          <a:endParaRPr lang="en-US"/>
        </a:p>
      </dgm:t>
    </dgm:pt>
    <dgm:pt modelId="{955D72CC-8106-4BDD-BF54-C03BDBA2A944}" type="pres">
      <dgm:prSet presAssocID="{71057F0C-306C-43B4-83C7-1765C02808B6}" presName="hierChild2" presStyleCnt="0"/>
      <dgm:spPr/>
    </dgm:pt>
    <dgm:pt modelId="{B902FAAA-F88C-4A0A-BEB5-C8C538C19827}" type="pres">
      <dgm:prSet presAssocID="{DBA56056-8535-49E4-9CF7-E4A52BCD346C}" presName="Name10" presStyleLbl="parChTrans1D2" presStyleIdx="0" presStyleCnt="2"/>
      <dgm:spPr/>
      <dgm:t>
        <a:bodyPr/>
        <a:lstStyle/>
        <a:p>
          <a:endParaRPr lang="en-US"/>
        </a:p>
      </dgm:t>
    </dgm:pt>
    <dgm:pt modelId="{F54105C2-F343-4AEA-8ED6-5CCCFA6F4235}" type="pres">
      <dgm:prSet presAssocID="{179E0F88-2396-4B09-9367-51B805B0E196}" presName="hierRoot2" presStyleCnt="0"/>
      <dgm:spPr/>
    </dgm:pt>
    <dgm:pt modelId="{F7C0E26E-628D-46AC-BF99-C1264EAE11A1}" type="pres">
      <dgm:prSet presAssocID="{179E0F88-2396-4B09-9367-51B805B0E196}" presName="composite2" presStyleCnt="0"/>
      <dgm:spPr/>
    </dgm:pt>
    <dgm:pt modelId="{B455B867-E745-4B57-89FC-41B04F9A864E}" type="pres">
      <dgm:prSet presAssocID="{179E0F88-2396-4B09-9367-51B805B0E196}" presName="background2" presStyleLbl="node2" presStyleIdx="0" presStyleCnt="2"/>
      <dgm:spPr/>
    </dgm:pt>
    <dgm:pt modelId="{7F78B13F-7FB8-4DF8-8565-FA1FDF78C37A}" type="pres">
      <dgm:prSet presAssocID="{179E0F88-2396-4B09-9367-51B805B0E196}" presName="text2" presStyleLbl="fgAcc2" presStyleIdx="0" presStyleCnt="2">
        <dgm:presLayoutVars>
          <dgm:chPref val="3"/>
        </dgm:presLayoutVars>
      </dgm:prSet>
      <dgm:spPr/>
      <dgm:t>
        <a:bodyPr/>
        <a:lstStyle/>
        <a:p>
          <a:endParaRPr lang="en-US"/>
        </a:p>
      </dgm:t>
    </dgm:pt>
    <dgm:pt modelId="{AE3386E7-14C9-4292-83E0-4CDCA5CC1364}" type="pres">
      <dgm:prSet presAssocID="{179E0F88-2396-4B09-9367-51B805B0E196}" presName="hierChild3" presStyleCnt="0"/>
      <dgm:spPr/>
    </dgm:pt>
    <dgm:pt modelId="{B90666FD-C0F5-46A1-86FA-39165D60FD49}" type="pres">
      <dgm:prSet presAssocID="{3BC6C7C3-91CE-4580-9B6C-3D0AEC6056B1}" presName="Name17" presStyleLbl="parChTrans1D3" presStyleIdx="0" presStyleCnt="3"/>
      <dgm:spPr/>
      <dgm:t>
        <a:bodyPr/>
        <a:lstStyle/>
        <a:p>
          <a:endParaRPr lang="en-US"/>
        </a:p>
      </dgm:t>
    </dgm:pt>
    <dgm:pt modelId="{EB9D677B-87CE-4D05-AFFE-659BCAA6159A}" type="pres">
      <dgm:prSet presAssocID="{A02E0487-5DC3-476C-B1C4-BF153DD6D7CD}" presName="hierRoot3" presStyleCnt="0"/>
      <dgm:spPr/>
    </dgm:pt>
    <dgm:pt modelId="{DF8F3D5A-F2FA-4FB8-85D0-89EEEA2DE68D}" type="pres">
      <dgm:prSet presAssocID="{A02E0487-5DC3-476C-B1C4-BF153DD6D7CD}" presName="composite3" presStyleCnt="0"/>
      <dgm:spPr/>
    </dgm:pt>
    <dgm:pt modelId="{C2931EEE-079E-48B2-A5F7-53FBE189FBDC}" type="pres">
      <dgm:prSet presAssocID="{A02E0487-5DC3-476C-B1C4-BF153DD6D7CD}" presName="background3" presStyleLbl="node3" presStyleIdx="0" presStyleCnt="3"/>
      <dgm:spPr/>
    </dgm:pt>
    <dgm:pt modelId="{D89EB582-852B-44BC-AEB3-3BBEC498465A}" type="pres">
      <dgm:prSet presAssocID="{A02E0487-5DC3-476C-B1C4-BF153DD6D7CD}" presName="text3" presStyleLbl="fgAcc3" presStyleIdx="0" presStyleCnt="3">
        <dgm:presLayoutVars>
          <dgm:chPref val="3"/>
        </dgm:presLayoutVars>
      </dgm:prSet>
      <dgm:spPr/>
      <dgm:t>
        <a:bodyPr/>
        <a:lstStyle/>
        <a:p>
          <a:endParaRPr lang="en-US"/>
        </a:p>
      </dgm:t>
    </dgm:pt>
    <dgm:pt modelId="{8B0131F3-4076-45CA-B41C-093C256C916F}" type="pres">
      <dgm:prSet presAssocID="{A02E0487-5DC3-476C-B1C4-BF153DD6D7CD}" presName="hierChild4" presStyleCnt="0"/>
      <dgm:spPr/>
    </dgm:pt>
    <dgm:pt modelId="{13B81F65-8C90-486B-B6DD-2F407F8BAC40}" type="pres">
      <dgm:prSet presAssocID="{197A839C-027B-4632-8907-9F178D43DD84}" presName="Name23" presStyleLbl="parChTrans1D4" presStyleIdx="0" presStyleCnt="3"/>
      <dgm:spPr/>
      <dgm:t>
        <a:bodyPr/>
        <a:lstStyle/>
        <a:p>
          <a:endParaRPr lang="en-US"/>
        </a:p>
      </dgm:t>
    </dgm:pt>
    <dgm:pt modelId="{3ADF61FE-9B00-4B3E-A2C6-27290700460F}" type="pres">
      <dgm:prSet presAssocID="{489C7655-28F8-4B74-9345-5C73CB8CE62B}" presName="hierRoot4" presStyleCnt="0"/>
      <dgm:spPr/>
    </dgm:pt>
    <dgm:pt modelId="{B6B2F09C-295D-4D3C-B35C-F7AC2792DD7A}" type="pres">
      <dgm:prSet presAssocID="{489C7655-28F8-4B74-9345-5C73CB8CE62B}" presName="composite4" presStyleCnt="0"/>
      <dgm:spPr/>
    </dgm:pt>
    <dgm:pt modelId="{70447A0B-3199-4389-9A1E-D2B3192E87C8}" type="pres">
      <dgm:prSet presAssocID="{489C7655-28F8-4B74-9345-5C73CB8CE62B}" presName="background4" presStyleLbl="node4" presStyleIdx="0" presStyleCnt="3"/>
      <dgm:spPr/>
    </dgm:pt>
    <dgm:pt modelId="{AA5B54D7-79F5-4C3A-A1D9-E7A1C98588AD}" type="pres">
      <dgm:prSet presAssocID="{489C7655-28F8-4B74-9345-5C73CB8CE62B}" presName="text4" presStyleLbl="fgAcc4" presStyleIdx="0" presStyleCnt="3">
        <dgm:presLayoutVars>
          <dgm:chPref val="3"/>
        </dgm:presLayoutVars>
      </dgm:prSet>
      <dgm:spPr/>
      <dgm:t>
        <a:bodyPr/>
        <a:lstStyle/>
        <a:p>
          <a:endParaRPr lang="en-US"/>
        </a:p>
      </dgm:t>
    </dgm:pt>
    <dgm:pt modelId="{F5896253-0681-46AF-9B20-A994D9054F82}" type="pres">
      <dgm:prSet presAssocID="{489C7655-28F8-4B74-9345-5C73CB8CE62B}" presName="hierChild5" presStyleCnt="0"/>
      <dgm:spPr/>
    </dgm:pt>
    <dgm:pt modelId="{B610AD63-D06B-4187-AA8B-C626C8358565}" type="pres">
      <dgm:prSet presAssocID="{8EE15F97-8E27-46D9-A68A-8C5387C2DA8D}" presName="Name17" presStyleLbl="parChTrans1D3" presStyleIdx="1" presStyleCnt="3"/>
      <dgm:spPr/>
      <dgm:t>
        <a:bodyPr/>
        <a:lstStyle/>
        <a:p>
          <a:endParaRPr lang="en-US"/>
        </a:p>
      </dgm:t>
    </dgm:pt>
    <dgm:pt modelId="{800DAD9E-8C99-4C2A-B429-AC7EFEB75B9A}" type="pres">
      <dgm:prSet presAssocID="{37C0C847-7AA8-48D2-BBC1-290B8CCC9B6D}" presName="hierRoot3" presStyleCnt="0"/>
      <dgm:spPr/>
    </dgm:pt>
    <dgm:pt modelId="{111F9A4E-5A25-493D-9068-243BE8283A43}" type="pres">
      <dgm:prSet presAssocID="{37C0C847-7AA8-48D2-BBC1-290B8CCC9B6D}" presName="composite3" presStyleCnt="0"/>
      <dgm:spPr/>
    </dgm:pt>
    <dgm:pt modelId="{55AFBC88-6BB8-49CA-9EF5-9155CB9FC56B}" type="pres">
      <dgm:prSet presAssocID="{37C0C847-7AA8-48D2-BBC1-290B8CCC9B6D}" presName="background3" presStyleLbl="node3" presStyleIdx="1" presStyleCnt="3"/>
      <dgm:spPr/>
    </dgm:pt>
    <dgm:pt modelId="{8B7764E0-E5BF-49DF-B9EC-5181FF3CE24C}" type="pres">
      <dgm:prSet presAssocID="{37C0C847-7AA8-48D2-BBC1-290B8CCC9B6D}" presName="text3" presStyleLbl="fgAcc3" presStyleIdx="1" presStyleCnt="3">
        <dgm:presLayoutVars>
          <dgm:chPref val="3"/>
        </dgm:presLayoutVars>
      </dgm:prSet>
      <dgm:spPr/>
      <dgm:t>
        <a:bodyPr/>
        <a:lstStyle/>
        <a:p>
          <a:endParaRPr lang="en-US"/>
        </a:p>
      </dgm:t>
    </dgm:pt>
    <dgm:pt modelId="{4F36A426-14EE-49D2-919D-406769849068}" type="pres">
      <dgm:prSet presAssocID="{37C0C847-7AA8-48D2-BBC1-290B8CCC9B6D}" presName="hierChild4" presStyleCnt="0"/>
      <dgm:spPr/>
    </dgm:pt>
    <dgm:pt modelId="{851D8901-0D38-4896-BCBB-D3052163EEFB}" type="pres">
      <dgm:prSet presAssocID="{4584377B-E81D-4AA6-8360-8CA59E66CFF5}" presName="Name23" presStyleLbl="parChTrans1D4" presStyleIdx="1" presStyleCnt="3"/>
      <dgm:spPr/>
      <dgm:t>
        <a:bodyPr/>
        <a:lstStyle/>
        <a:p>
          <a:endParaRPr lang="en-US"/>
        </a:p>
      </dgm:t>
    </dgm:pt>
    <dgm:pt modelId="{CE9AB6D1-0171-47FE-A5A1-CCB747C20E42}" type="pres">
      <dgm:prSet presAssocID="{86ABFE41-639E-43F0-88A2-DEBDEA3C1C6B}" presName="hierRoot4" presStyleCnt="0"/>
      <dgm:spPr/>
    </dgm:pt>
    <dgm:pt modelId="{ECE073F7-2083-45C8-9517-12BEB9081A41}" type="pres">
      <dgm:prSet presAssocID="{86ABFE41-639E-43F0-88A2-DEBDEA3C1C6B}" presName="composite4" presStyleCnt="0"/>
      <dgm:spPr/>
    </dgm:pt>
    <dgm:pt modelId="{B357DED4-C6A9-4855-B719-D19848262690}" type="pres">
      <dgm:prSet presAssocID="{86ABFE41-639E-43F0-88A2-DEBDEA3C1C6B}" presName="background4" presStyleLbl="node4" presStyleIdx="1" presStyleCnt="3"/>
      <dgm:spPr/>
    </dgm:pt>
    <dgm:pt modelId="{25ECFC07-DD9D-48CF-BBC9-F6CE53305AFD}" type="pres">
      <dgm:prSet presAssocID="{86ABFE41-639E-43F0-88A2-DEBDEA3C1C6B}" presName="text4" presStyleLbl="fgAcc4" presStyleIdx="1" presStyleCnt="3">
        <dgm:presLayoutVars>
          <dgm:chPref val="3"/>
        </dgm:presLayoutVars>
      </dgm:prSet>
      <dgm:spPr/>
      <dgm:t>
        <a:bodyPr/>
        <a:lstStyle/>
        <a:p>
          <a:endParaRPr lang="en-US"/>
        </a:p>
      </dgm:t>
    </dgm:pt>
    <dgm:pt modelId="{2435D5DF-96B7-4AF6-9F72-A036FDFC407A}" type="pres">
      <dgm:prSet presAssocID="{86ABFE41-639E-43F0-88A2-DEBDEA3C1C6B}" presName="hierChild5" presStyleCnt="0"/>
      <dgm:spPr/>
    </dgm:pt>
    <dgm:pt modelId="{18A525A1-9B55-417C-9E52-59FE347AF6C9}" type="pres">
      <dgm:prSet presAssocID="{93A2D433-050D-4F89-A8D8-3182DE96276E}" presName="Name17" presStyleLbl="parChTrans1D3" presStyleIdx="2" presStyleCnt="3"/>
      <dgm:spPr/>
      <dgm:t>
        <a:bodyPr/>
        <a:lstStyle/>
        <a:p>
          <a:endParaRPr lang="en-US"/>
        </a:p>
      </dgm:t>
    </dgm:pt>
    <dgm:pt modelId="{810B0414-D3C8-4F53-838C-81DF2FB2ADEE}" type="pres">
      <dgm:prSet presAssocID="{48EF5BD9-C3AE-42E5-AD1E-C2DBABC8AE6A}" presName="hierRoot3" presStyleCnt="0"/>
      <dgm:spPr/>
    </dgm:pt>
    <dgm:pt modelId="{B5061492-34FC-4540-BAD2-B4C3E39A5246}" type="pres">
      <dgm:prSet presAssocID="{48EF5BD9-C3AE-42E5-AD1E-C2DBABC8AE6A}" presName="composite3" presStyleCnt="0"/>
      <dgm:spPr/>
    </dgm:pt>
    <dgm:pt modelId="{68550C2F-0F93-45CA-BF08-61ABBB795573}" type="pres">
      <dgm:prSet presAssocID="{48EF5BD9-C3AE-42E5-AD1E-C2DBABC8AE6A}" presName="background3" presStyleLbl="node3" presStyleIdx="2" presStyleCnt="3"/>
      <dgm:spPr/>
    </dgm:pt>
    <dgm:pt modelId="{50E80C54-FB63-43B3-9556-12E949ECFB7C}" type="pres">
      <dgm:prSet presAssocID="{48EF5BD9-C3AE-42E5-AD1E-C2DBABC8AE6A}" presName="text3" presStyleLbl="fgAcc3" presStyleIdx="2" presStyleCnt="3">
        <dgm:presLayoutVars>
          <dgm:chPref val="3"/>
        </dgm:presLayoutVars>
      </dgm:prSet>
      <dgm:spPr/>
      <dgm:t>
        <a:bodyPr/>
        <a:lstStyle/>
        <a:p>
          <a:endParaRPr lang="en-US"/>
        </a:p>
      </dgm:t>
    </dgm:pt>
    <dgm:pt modelId="{A7567124-02EE-4A37-9F3C-117624FA5C54}" type="pres">
      <dgm:prSet presAssocID="{48EF5BD9-C3AE-42E5-AD1E-C2DBABC8AE6A}" presName="hierChild4" presStyleCnt="0"/>
      <dgm:spPr/>
    </dgm:pt>
    <dgm:pt modelId="{9A5F20F6-320B-4A1A-B2DA-C5CEB331EB3F}" type="pres">
      <dgm:prSet presAssocID="{CFC8FF7B-FFE7-4193-AB4B-7879F120ECF8}" presName="Name23" presStyleLbl="parChTrans1D4" presStyleIdx="2" presStyleCnt="3"/>
      <dgm:spPr/>
      <dgm:t>
        <a:bodyPr/>
        <a:lstStyle/>
        <a:p>
          <a:endParaRPr lang="en-US"/>
        </a:p>
      </dgm:t>
    </dgm:pt>
    <dgm:pt modelId="{A6403402-182D-4A34-9B83-1DE02D8FEA69}" type="pres">
      <dgm:prSet presAssocID="{CEF4ECB8-5351-4D79-B844-1D971093E69A}" presName="hierRoot4" presStyleCnt="0"/>
      <dgm:spPr/>
    </dgm:pt>
    <dgm:pt modelId="{C112B8AE-EDAB-42B7-A276-0ACA2161559F}" type="pres">
      <dgm:prSet presAssocID="{CEF4ECB8-5351-4D79-B844-1D971093E69A}" presName="composite4" presStyleCnt="0"/>
      <dgm:spPr/>
    </dgm:pt>
    <dgm:pt modelId="{6A9F4F96-1F4D-421D-A2AB-5EF672CE2355}" type="pres">
      <dgm:prSet presAssocID="{CEF4ECB8-5351-4D79-B844-1D971093E69A}" presName="background4" presStyleLbl="node4" presStyleIdx="2" presStyleCnt="3"/>
      <dgm:spPr/>
    </dgm:pt>
    <dgm:pt modelId="{C1A5BF6D-30A9-456A-B188-675E49E8B561}" type="pres">
      <dgm:prSet presAssocID="{CEF4ECB8-5351-4D79-B844-1D971093E69A}" presName="text4" presStyleLbl="fgAcc4" presStyleIdx="2" presStyleCnt="3">
        <dgm:presLayoutVars>
          <dgm:chPref val="3"/>
        </dgm:presLayoutVars>
      </dgm:prSet>
      <dgm:spPr/>
      <dgm:t>
        <a:bodyPr/>
        <a:lstStyle/>
        <a:p>
          <a:endParaRPr lang="en-US"/>
        </a:p>
      </dgm:t>
    </dgm:pt>
    <dgm:pt modelId="{CB8255AD-7D7D-4358-8ABB-DE38B656415A}" type="pres">
      <dgm:prSet presAssocID="{CEF4ECB8-5351-4D79-B844-1D971093E69A}" presName="hierChild5" presStyleCnt="0"/>
      <dgm:spPr/>
    </dgm:pt>
    <dgm:pt modelId="{156F8D76-BD1E-45A0-822E-EEBD6864618A}" type="pres">
      <dgm:prSet presAssocID="{6F923546-B001-411D-BFA3-6D985B3C6935}" presName="Name10" presStyleLbl="parChTrans1D2" presStyleIdx="1" presStyleCnt="2"/>
      <dgm:spPr/>
      <dgm:t>
        <a:bodyPr/>
        <a:lstStyle/>
        <a:p>
          <a:endParaRPr lang="en-US"/>
        </a:p>
      </dgm:t>
    </dgm:pt>
    <dgm:pt modelId="{86CBB2AD-9DE8-4714-A97C-288FD318BA1A}" type="pres">
      <dgm:prSet presAssocID="{3EDC3B39-9006-43A0-BA9A-89D2BE166DDD}" presName="hierRoot2" presStyleCnt="0"/>
      <dgm:spPr/>
    </dgm:pt>
    <dgm:pt modelId="{7DC5080C-2EEA-47F9-8E54-8EAB3D3CE388}" type="pres">
      <dgm:prSet presAssocID="{3EDC3B39-9006-43A0-BA9A-89D2BE166DDD}" presName="composite2" presStyleCnt="0"/>
      <dgm:spPr/>
    </dgm:pt>
    <dgm:pt modelId="{D6C79C35-2CC1-430A-B3DF-8545C8DE1565}" type="pres">
      <dgm:prSet presAssocID="{3EDC3B39-9006-43A0-BA9A-89D2BE166DDD}" presName="background2" presStyleLbl="node2" presStyleIdx="1" presStyleCnt="2"/>
      <dgm:spPr/>
    </dgm:pt>
    <dgm:pt modelId="{106A2C4C-EECD-475E-898C-B754A25DA56D}" type="pres">
      <dgm:prSet presAssocID="{3EDC3B39-9006-43A0-BA9A-89D2BE166DDD}" presName="text2" presStyleLbl="fgAcc2" presStyleIdx="1" presStyleCnt="2">
        <dgm:presLayoutVars>
          <dgm:chPref val="3"/>
        </dgm:presLayoutVars>
      </dgm:prSet>
      <dgm:spPr/>
      <dgm:t>
        <a:bodyPr/>
        <a:lstStyle/>
        <a:p>
          <a:endParaRPr lang="en-US"/>
        </a:p>
      </dgm:t>
    </dgm:pt>
    <dgm:pt modelId="{C0545DE1-1E1A-4D66-982B-AB91639525C5}" type="pres">
      <dgm:prSet presAssocID="{3EDC3B39-9006-43A0-BA9A-89D2BE166DDD}" presName="hierChild3" presStyleCnt="0"/>
      <dgm:spPr/>
    </dgm:pt>
  </dgm:ptLst>
  <dgm:cxnLst>
    <dgm:cxn modelId="{93EAF482-D335-DF46-BE6D-25B10DA380CF}" type="presOf" srcId="{CFC8FF7B-FFE7-4193-AB4B-7879F120ECF8}" destId="{9A5F20F6-320B-4A1A-B2DA-C5CEB331EB3F}" srcOrd="0" destOrd="0" presId="urn:microsoft.com/office/officeart/2005/8/layout/hierarchy1"/>
    <dgm:cxn modelId="{47B9946B-1E9B-6B4D-BC66-69F0B344AC81}" type="presOf" srcId="{37C0C847-7AA8-48D2-BBC1-290B8CCC9B6D}" destId="{8B7764E0-E5BF-49DF-B9EC-5181FF3CE24C}" srcOrd="0" destOrd="0" presId="urn:microsoft.com/office/officeart/2005/8/layout/hierarchy1"/>
    <dgm:cxn modelId="{0DE3677F-495A-E842-9C01-795B3810E0C4}" type="presOf" srcId="{489C7655-28F8-4B74-9345-5C73CB8CE62B}" destId="{AA5B54D7-79F5-4C3A-A1D9-E7A1C98588AD}" srcOrd="0" destOrd="0" presId="urn:microsoft.com/office/officeart/2005/8/layout/hierarchy1"/>
    <dgm:cxn modelId="{B91AEABB-0436-4A63-9E6F-3E88110D6670}" srcId="{179E0F88-2396-4B09-9367-51B805B0E196}" destId="{37C0C847-7AA8-48D2-BBC1-290B8CCC9B6D}" srcOrd="1" destOrd="0" parTransId="{8EE15F97-8E27-46D9-A68A-8C5387C2DA8D}" sibTransId="{B644C426-BA8D-4A74-8F05-41997DFDE364}"/>
    <dgm:cxn modelId="{B8EA6A24-F2FE-0942-956C-5C5263737DA8}" type="presOf" srcId="{6F923546-B001-411D-BFA3-6D985B3C6935}" destId="{156F8D76-BD1E-45A0-822E-EEBD6864618A}" srcOrd="0" destOrd="0" presId="urn:microsoft.com/office/officeart/2005/8/layout/hierarchy1"/>
    <dgm:cxn modelId="{D4A78E88-3FFC-AF45-864C-0ED22279B66B}" type="presOf" srcId="{CEF4ECB8-5351-4D79-B844-1D971093E69A}" destId="{C1A5BF6D-30A9-456A-B188-675E49E8B561}" srcOrd="0" destOrd="0" presId="urn:microsoft.com/office/officeart/2005/8/layout/hierarchy1"/>
    <dgm:cxn modelId="{C11F1265-F076-7F4A-98BC-E4BA362045E1}" type="presOf" srcId="{86ABFE41-639E-43F0-88A2-DEBDEA3C1C6B}" destId="{25ECFC07-DD9D-48CF-BBC9-F6CE53305AFD}" srcOrd="0" destOrd="0" presId="urn:microsoft.com/office/officeart/2005/8/layout/hierarchy1"/>
    <dgm:cxn modelId="{6F5580F8-88F0-C341-AD50-67822E8BD41C}" type="presOf" srcId="{DBA56056-8535-49E4-9CF7-E4A52BCD346C}" destId="{B902FAAA-F88C-4A0A-BEB5-C8C538C19827}" srcOrd="0" destOrd="0" presId="urn:microsoft.com/office/officeart/2005/8/layout/hierarchy1"/>
    <dgm:cxn modelId="{6B4D2549-012C-5D4D-8040-DAB21090DEB9}" type="presOf" srcId="{3BC6C7C3-91CE-4580-9B6C-3D0AEC6056B1}" destId="{B90666FD-C0F5-46A1-86FA-39165D60FD49}" srcOrd="0" destOrd="0" presId="urn:microsoft.com/office/officeart/2005/8/layout/hierarchy1"/>
    <dgm:cxn modelId="{FABC6F62-A3D9-AC46-AA4D-DAEBC3622F5B}" type="presOf" srcId="{3EDC3B39-9006-43A0-BA9A-89D2BE166DDD}" destId="{106A2C4C-EECD-475E-898C-B754A25DA56D}" srcOrd="0" destOrd="0" presId="urn:microsoft.com/office/officeart/2005/8/layout/hierarchy1"/>
    <dgm:cxn modelId="{846CA725-5B33-D54D-8B1B-D4233A1464FE}" type="presOf" srcId="{A02E0487-5DC3-476C-B1C4-BF153DD6D7CD}" destId="{D89EB582-852B-44BC-AEB3-3BBEC498465A}" srcOrd="0" destOrd="0" presId="urn:microsoft.com/office/officeart/2005/8/layout/hierarchy1"/>
    <dgm:cxn modelId="{DB8FE447-5A6E-4F76-8384-6A8B0EB595C9}" srcId="{179E0F88-2396-4B09-9367-51B805B0E196}" destId="{A02E0487-5DC3-476C-B1C4-BF153DD6D7CD}" srcOrd="0" destOrd="0" parTransId="{3BC6C7C3-91CE-4580-9B6C-3D0AEC6056B1}" sibTransId="{325EACF3-4A95-4998-9D2F-C3BC9F5461E6}"/>
    <dgm:cxn modelId="{72CA4AAD-0ECE-46FE-8A91-9E8259D555D6}" srcId="{A02E0487-5DC3-476C-B1C4-BF153DD6D7CD}" destId="{489C7655-28F8-4B74-9345-5C73CB8CE62B}" srcOrd="0" destOrd="0" parTransId="{197A839C-027B-4632-8907-9F178D43DD84}" sibTransId="{4C885727-14DA-45F3-9DBD-0A2838878C37}"/>
    <dgm:cxn modelId="{C8D7F84D-213B-BD4D-893B-52C66A8D9856}" type="presOf" srcId="{93A2D433-050D-4F89-A8D8-3182DE96276E}" destId="{18A525A1-9B55-417C-9E52-59FE347AF6C9}" srcOrd="0" destOrd="0" presId="urn:microsoft.com/office/officeart/2005/8/layout/hierarchy1"/>
    <dgm:cxn modelId="{4F840D07-477D-CB4A-B302-1C80B3C142B8}" type="presOf" srcId="{4584377B-E81D-4AA6-8360-8CA59E66CFF5}" destId="{851D8901-0D38-4896-BCBB-D3052163EEFB}" srcOrd="0" destOrd="0" presId="urn:microsoft.com/office/officeart/2005/8/layout/hierarchy1"/>
    <dgm:cxn modelId="{E0C172E9-805A-0C4C-B38E-BB41A570ECB6}" type="presOf" srcId="{197A839C-027B-4632-8907-9F178D43DD84}" destId="{13B81F65-8C90-486B-B6DD-2F407F8BAC40}" srcOrd="0" destOrd="0" presId="urn:microsoft.com/office/officeart/2005/8/layout/hierarchy1"/>
    <dgm:cxn modelId="{ADEE9892-9C63-1747-9FDC-2EBCCBE5F84B}" type="presOf" srcId="{179E0F88-2396-4B09-9367-51B805B0E196}" destId="{7F78B13F-7FB8-4DF8-8565-FA1FDF78C37A}" srcOrd="0" destOrd="0" presId="urn:microsoft.com/office/officeart/2005/8/layout/hierarchy1"/>
    <dgm:cxn modelId="{80B7B518-5F7B-4E6D-8D05-40B117CEAC68}" srcId="{71057F0C-306C-43B4-83C7-1765C02808B6}" destId="{3EDC3B39-9006-43A0-BA9A-89D2BE166DDD}" srcOrd="1" destOrd="0" parTransId="{6F923546-B001-411D-BFA3-6D985B3C6935}" sibTransId="{0CD79344-D72A-4787-887B-E06174A5D6AB}"/>
    <dgm:cxn modelId="{A4861283-CF53-4D14-9235-D2DF52C94E3D}" srcId="{48EF5BD9-C3AE-42E5-AD1E-C2DBABC8AE6A}" destId="{CEF4ECB8-5351-4D79-B844-1D971093E69A}" srcOrd="0" destOrd="0" parTransId="{CFC8FF7B-FFE7-4193-AB4B-7879F120ECF8}" sibTransId="{5744BFD4-11A4-4A7B-83CF-EC8E32FC3D9B}"/>
    <dgm:cxn modelId="{44CC5313-0064-CC45-9967-93AB1F571214}" type="presOf" srcId="{8EE15F97-8E27-46D9-A68A-8C5387C2DA8D}" destId="{B610AD63-D06B-4187-AA8B-C626C8358565}" srcOrd="0" destOrd="0" presId="urn:microsoft.com/office/officeart/2005/8/layout/hierarchy1"/>
    <dgm:cxn modelId="{CBE81BDB-C218-43AE-A450-F31079F9B944}" srcId="{179E0F88-2396-4B09-9367-51B805B0E196}" destId="{48EF5BD9-C3AE-42E5-AD1E-C2DBABC8AE6A}" srcOrd="2" destOrd="0" parTransId="{93A2D433-050D-4F89-A8D8-3182DE96276E}" sibTransId="{DDDFB1ED-F795-43F8-B99A-7625441548B7}"/>
    <dgm:cxn modelId="{8A1C354C-F05A-704C-8641-2A1CC1A3B194}" type="presOf" srcId="{71057F0C-306C-43B4-83C7-1765C02808B6}" destId="{6283A380-50EA-45D7-967E-6D77D9AC1101}" srcOrd="0" destOrd="0" presId="urn:microsoft.com/office/officeart/2005/8/layout/hierarchy1"/>
    <dgm:cxn modelId="{8238729D-FF58-FD47-AD4B-998F27DC5794}" type="presOf" srcId="{48EF5BD9-C3AE-42E5-AD1E-C2DBABC8AE6A}" destId="{50E80C54-FB63-43B3-9556-12E949ECFB7C}" srcOrd="0" destOrd="0" presId="urn:microsoft.com/office/officeart/2005/8/layout/hierarchy1"/>
    <dgm:cxn modelId="{DD2CA84A-6F26-E446-A53F-3D4DEB7EA1DE}" type="presOf" srcId="{6F1B4A10-D69A-4923-8977-D16450177B97}" destId="{17812925-27EE-4511-80F6-F62125F617B1}" srcOrd="0" destOrd="0" presId="urn:microsoft.com/office/officeart/2005/8/layout/hierarchy1"/>
    <dgm:cxn modelId="{E2CDCCF3-5660-459B-91D7-9759B8309229}" srcId="{6F1B4A10-D69A-4923-8977-D16450177B97}" destId="{71057F0C-306C-43B4-83C7-1765C02808B6}" srcOrd="0" destOrd="0" parTransId="{43856C4B-FE1A-4983-86C0-AE39FEDE85F5}" sibTransId="{E61EAA87-A20F-4D33-9045-F1F85B1F4F7B}"/>
    <dgm:cxn modelId="{1A9E9A6F-8857-4F77-A131-F6CA5099CB23}" srcId="{71057F0C-306C-43B4-83C7-1765C02808B6}" destId="{179E0F88-2396-4B09-9367-51B805B0E196}" srcOrd="0" destOrd="0" parTransId="{DBA56056-8535-49E4-9CF7-E4A52BCD346C}" sibTransId="{B0B06924-EB58-4ADE-AB48-0CA007E39159}"/>
    <dgm:cxn modelId="{A706269F-CD28-45E7-804F-195DC9902A11}" srcId="{37C0C847-7AA8-48D2-BBC1-290B8CCC9B6D}" destId="{86ABFE41-639E-43F0-88A2-DEBDEA3C1C6B}" srcOrd="0" destOrd="0" parTransId="{4584377B-E81D-4AA6-8360-8CA59E66CFF5}" sibTransId="{AA087AC0-0413-4087-9D3D-92821C52D82C}"/>
    <dgm:cxn modelId="{F1733B7F-54ED-764D-ABEB-0FACFD0E3CF1}" type="presParOf" srcId="{17812925-27EE-4511-80F6-F62125F617B1}" destId="{6D3B38D6-A00A-454C-8485-1EFB676227C0}" srcOrd="0" destOrd="0" presId="urn:microsoft.com/office/officeart/2005/8/layout/hierarchy1"/>
    <dgm:cxn modelId="{836AFB65-6BA1-DF43-9417-4B7A485F1007}" type="presParOf" srcId="{6D3B38D6-A00A-454C-8485-1EFB676227C0}" destId="{7BC1C045-F177-43B4-8B56-E8203FA72BA4}" srcOrd="0" destOrd="0" presId="urn:microsoft.com/office/officeart/2005/8/layout/hierarchy1"/>
    <dgm:cxn modelId="{F7F62C7E-1DF6-2549-A323-957BD7D83C78}" type="presParOf" srcId="{7BC1C045-F177-43B4-8B56-E8203FA72BA4}" destId="{343DC76D-5E28-4287-8419-BEE4FFA768F3}" srcOrd="0" destOrd="0" presId="urn:microsoft.com/office/officeart/2005/8/layout/hierarchy1"/>
    <dgm:cxn modelId="{86EC27BC-E239-B047-A22F-EB723A67E139}" type="presParOf" srcId="{7BC1C045-F177-43B4-8B56-E8203FA72BA4}" destId="{6283A380-50EA-45D7-967E-6D77D9AC1101}" srcOrd="1" destOrd="0" presId="urn:microsoft.com/office/officeart/2005/8/layout/hierarchy1"/>
    <dgm:cxn modelId="{51EBB06E-1200-DB4F-8553-87C98788C8F6}" type="presParOf" srcId="{6D3B38D6-A00A-454C-8485-1EFB676227C0}" destId="{955D72CC-8106-4BDD-BF54-C03BDBA2A944}" srcOrd="1" destOrd="0" presId="urn:microsoft.com/office/officeart/2005/8/layout/hierarchy1"/>
    <dgm:cxn modelId="{F86960FD-2FA8-B945-8821-FCFF008967C9}" type="presParOf" srcId="{955D72CC-8106-4BDD-BF54-C03BDBA2A944}" destId="{B902FAAA-F88C-4A0A-BEB5-C8C538C19827}" srcOrd="0" destOrd="0" presId="urn:microsoft.com/office/officeart/2005/8/layout/hierarchy1"/>
    <dgm:cxn modelId="{51AE1D0D-1330-354B-B531-0B9BDCACE01F}" type="presParOf" srcId="{955D72CC-8106-4BDD-BF54-C03BDBA2A944}" destId="{F54105C2-F343-4AEA-8ED6-5CCCFA6F4235}" srcOrd="1" destOrd="0" presId="urn:microsoft.com/office/officeart/2005/8/layout/hierarchy1"/>
    <dgm:cxn modelId="{DE36ABC6-2D56-FC43-8D60-D3B0BB1C9BC1}" type="presParOf" srcId="{F54105C2-F343-4AEA-8ED6-5CCCFA6F4235}" destId="{F7C0E26E-628D-46AC-BF99-C1264EAE11A1}" srcOrd="0" destOrd="0" presId="urn:microsoft.com/office/officeart/2005/8/layout/hierarchy1"/>
    <dgm:cxn modelId="{B316B0A3-6200-5F48-A95E-145FD0DD25A6}" type="presParOf" srcId="{F7C0E26E-628D-46AC-BF99-C1264EAE11A1}" destId="{B455B867-E745-4B57-89FC-41B04F9A864E}" srcOrd="0" destOrd="0" presId="urn:microsoft.com/office/officeart/2005/8/layout/hierarchy1"/>
    <dgm:cxn modelId="{EF4472DD-7EC9-974A-B868-09CC2CEA5EB6}" type="presParOf" srcId="{F7C0E26E-628D-46AC-BF99-C1264EAE11A1}" destId="{7F78B13F-7FB8-4DF8-8565-FA1FDF78C37A}" srcOrd="1" destOrd="0" presId="urn:microsoft.com/office/officeart/2005/8/layout/hierarchy1"/>
    <dgm:cxn modelId="{4AFE8B0A-845E-D74E-BBAF-12095138E4E8}" type="presParOf" srcId="{F54105C2-F343-4AEA-8ED6-5CCCFA6F4235}" destId="{AE3386E7-14C9-4292-83E0-4CDCA5CC1364}" srcOrd="1" destOrd="0" presId="urn:microsoft.com/office/officeart/2005/8/layout/hierarchy1"/>
    <dgm:cxn modelId="{70ED5960-AEA7-554C-8D80-307E23F254BE}" type="presParOf" srcId="{AE3386E7-14C9-4292-83E0-4CDCA5CC1364}" destId="{B90666FD-C0F5-46A1-86FA-39165D60FD49}" srcOrd="0" destOrd="0" presId="urn:microsoft.com/office/officeart/2005/8/layout/hierarchy1"/>
    <dgm:cxn modelId="{9E08BB7B-7FD3-314F-965E-284E20C544BB}" type="presParOf" srcId="{AE3386E7-14C9-4292-83E0-4CDCA5CC1364}" destId="{EB9D677B-87CE-4D05-AFFE-659BCAA6159A}" srcOrd="1" destOrd="0" presId="urn:microsoft.com/office/officeart/2005/8/layout/hierarchy1"/>
    <dgm:cxn modelId="{55EB6332-C764-BA42-A10A-5691D89BBB76}" type="presParOf" srcId="{EB9D677B-87CE-4D05-AFFE-659BCAA6159A}" destId="{DF8F3D5A-F2FA-4FB8-85D0-89EEEA2DE68D}" srcOrd="0" destOrd="0" presId="urn:microsoft.com/office/officeart/2005/8/layout/hierarchy1"/>
    <dgm:cxn modelId="{5BB2B938-ACC0-3D49-A003-B431D13E18F4}" type="presParOf" srcId="{DF8F3D5A-F2FA-4FB8-85D0-89EEEA2DE68D}" destId="{C2931EEE-079E-48B2-A5F7-53FBE189FBDC}" srcOrd="0" destOrd="0" presId="urn:microsoft.com/office/officeart/2005/8/layout/hierarchy1"/>
    <dgm:cxn modelId="{343BCF31-A22F-0447-90C0-4303BB952F48}" type="presParOf" srcId="{DF8F3D5A-F2FA-4FB8-85D0-89EEEA2DE68D}" destId="{D89EB582-852B-44BC-AEB3-3BBEC498465A}" srcOrd="1" destOrd="0" presId="urn:microsoft.com/office/officeart/2005/8/layout/hierarchy1"/>
    <dgm:cxn modelId="{E6152CA8-262D-2E43-9E29-73288C5180CC}" type="presParOf" srcId="{EB9D677B-87CE-4D05-AFFE-659BCAA6159A}" destId="{8B0131F3-4076-45CA-B41C-093C256C916F}" srcOrd="1" destOrd="0" presId="urn:microsoft.com/office/officeart/2005/8/layout/hierarchy1"/>
    <dgm:cxn modelId="{7DEBE548-7D72-694E-9532-AC6D26C6932F}" type="presParOf" srcId="{8B0131F3-4076-45CA-B41C-093C256C916F}" destId="{13B81F65-8C90-486B-B6DD-2F407F8BAC40}" srcOrd="0" destOrd="0" presId="urn:microsoft.com/office/officeart/2005/8/layout/hierarchy1"/>
    <dgm:cxn modelId="{D16274E1-5B0D-C542-8889-6E33415ABB9B}" type="presParOf" srcId="{8B0131F3-4076-45CA-B41C-093C256C916F}" destId="{3ADF61FE-9B00-4B3E-A2C6-27290700460F}" srcOrd="1" destOrd="0" presId="urn:microsoft.com/office/officeart/2005/8/layout/hierarchy1"/>
    <dgm:cxn modelId="{426B5CD8-89FB-0C4E-9700-C58C211BF2C6}" type="presParOf" srcId="{3ADF61FE-9B00-4B3E-A2C6-27290700460F}" destId="{B6B2F09C-295D-4D3C-B35C-F7AC2792DD7A}" srcOrd="0" destOrd="0" presId="urn:microsoft.com/office/officeart/2005/8/layout/hierarchy1"/>
    <dgm:cxn modelId="{EA383397-9A81-B040-BC40-E5069A44FE0C}" type="presParOf" srcId="{B6B2F09C-295D-4D3C-B35C-F7AC2792DD7A}" destId="{70447A0B-3199-4389-9A1E-D2B3192E87C8}" srcOrd="0" destOrd="0" presId="urn:microsoft.com/office/officeart/2005/8/layout/hierarchy1"/>
    <dgm:cxn modelId="{96F976F1-F68C-F342-A99C-A112BE45DDFA}" type="presParOf" srcId="{B6B2F09C-295D-4D3C-B35C-F7AC2792DD7A}" destId="{AA5B54D7-79F5-4C3A-A1D9-E7A1C98588AD}" srcOrd="1" destOrd="0" presId="urn:microsoft.com/office/officeart/2005/8/layout/hierarchy1"/>
    <dgm:cxn modelId="{126F14C5-3CA2-0640-90EC-5421D0AF0AD4}" type="presParOf" srcId="{3ADF61FE-9B00-4B3E-A2C6-27290700460F}" destId="{F5896253-0681-46AF-9B20-A994D9054F82}" srcOrd="1" destOrd="0" presId="urn:microsoft.com/office/officeart/2005/8/layout/hierarchy1"/>
    <dgm:cxn modelId="{2C5E82A2-5508-3D4E-A478-F014C223E73F}" type="presParOf" srcId="{AE3386E7-14C9-4292-83E0-4CDCA5CC1364}" destId="{B610AD63-D06B-4187-AA8B-C626C8358565}" srcOrd="2" destOrd="0" presId="urn:microsoft.com/office/officeart/2005/8/layout/hierarchy1"/>
    <dgm:cxn modelId="{C69D7067-9DAA-C744-B012-47AB72990EDB}" type="presParOf" srcId="{AE3386E7-14C9-4292-83E0-4CDCA5CC1364}" destId="{800DAD9E-8C99-4C2A-B429-AC7EFEB75B9A}" srcOrd="3" destOrd="0" presId="urn:microsoft.com/office/officeart/2005/8/layout/hierarchy1"/>
    <dgm:cxn modelId="{3C89C20F-F8FA-1645-BBBB-C14F7AD97FCB}" type="presParOf" srcId="{800DAD9E-8C99-4C2A-B429-AC7EFEB75B9A}" destId="{111F9A4E-5A25-493D-9068-243BE8283A43}" srcOrd="0" destOrd="0" presId="urn:microsoft.com/office/officeart/2005/8/layout/hierarchy1"/>
    <dgm:cxn modelId="{44459ADD-ABF4-404A-8E54-6B41FDB8002F}" type="presParOf" srcId="{111F9A4E-5A25-493D-9068-243BE8283A43}" destId="{55AFBC88-6BB8-49CA-9EF5-9155CB9FC56B}" srcOrd="0" destOrd="0" presId="urn:microsoft.com/office/officeart/2005/8/layout/hierarchy1"/>
    <dgm:cxn modelId="{A7F9EB9F-92A8-5041-AB4B-3A92F093EA68}" type="presParOf" srcId="{111F9A4E-5A25-493D-9068-243BE8283A43}" destId="{8B7764E0-E5BF-49DF-B9EC-5181FF3CE24C}" srcOrd="1" destOrd="0" presId="urn:microsoft.com/office/officeart/2005/8/layout/hierarchy1"/>
    <dgm:cxn modelId="{C114A6E6-0C97-014B-8802-0B4FC8A336F4}" type="presParOf" srcId="{800DAD9E-8C99-4C2A-B429-AC7EFEB75B9A}" destId="{4F36A426-14EE-49D2-919D-406769849068}" srcOrd="1" destOrd="0" presId="urn:microsoft.com/office/officeart/2005/8/layout/hierarchy1"/>
    <dgm:cxn modelId="{01AF68EF-E24D-D642-A395-A345284168A6}" type="presParOf" srcId="{4F36A426-14EE-49D2-919D-406769849068}" destId="{851D8901-0D38-4896-BCBB-D3052163EEFB}" srcOrd="0" destOrd="0" presId="urn:microsoft.com/office/officeart/2005/8/layout/hierarchy1"/>
    <dgm:cxn modelId="{C0846C6A-F589-5341-84CA-EC58817C516B}" type="presParOf" srcId="{4F36A426-14EE-49D2-919D-406769849068}" destId="{CE9AB6D1-0171-47FE-A5A1-CCB747C20E42}" srcOrd="1" destOrd="0" presId="urn:microsoft.com/office/officeart/2005/8/layout/hierarchy1"/>
    <dgm:cxn modelId="{1C2743A5-BBFC-444D-8248-DD93CAE02AA9}" type="presParOf" srcId="{CE9AB6D1-0171-47FE-A5A1-CCB747C20E42}" destId="{ECE073F7-2083-45C8-9517-12BEB9081A41}" srcOrd="0" destOrd="0" presId="urn:microsoft.com/office/officeart/2005/8/layout/hierarchy1"/>
    <dgm:cxn modelId="{BD03E29C-D6AA-F742-874E-BAE7C3EEAA47}" type="presParOf" srcId="{ECE073F7-2083-45C8-9517-12BEB9081A41}" destId="{B357DED4-C6A9-4855-B719-D19848262690}" srcOrd="0" destOrd="0" presId="urn:microsoft.com/office/officeart/2005/8/layout/hierarchy1"/>
    <dgm:cxn modelId="{4662530F-9349-394C-8EDC-3A9672F5A2C2}" type="presParOf" srcId="{ECE073F7-2083-45C8-9517-12BEB9081A41}" destId="{25ECFC07-DD9D-48CF-BBC9-F6CE53305AFD}" srcOrd="1" destOrd="0" presId="urn:microsoft.com/office/officeart/2005/8/layout/hierarchy1"/>
    <dgm:cxn modelId="{205DD664-E5E8-AE4D-9C23-87102697B92B}" type="presParOf" srcId="{CE9AB6D1-0171-47FE-A5A1-CCB747C20E42}" destId="{2435D5DF-96B7-4AF6-9F72-A036FDFC407A}" srcOrd="1" destOrd="0" presId="urn:microsoft.com/office/officeart/2005/8/layout/hierarchy1"/>
    <dgm:cxn modelId="{90FDABE2-B404-4B47-9E06-39728FEF4644}" type="presParOf" srcId="{AE3386E7-14C9-4292-83E0-4CDCA5CC1364}" destId="{18A525A1-9B55-417C-9E52-59FE347AF6C9}" srcOrd="4" destOrd="0" presId="urn:microsoft.com/office/officeart/2005/8/layout/hierarchy1"/>
    <dgm:cxn modelId="{6EFA1D2B-D1BB-0449-A295-BE4DA6119BAE}" type="presParOf" srcId="{AE3386E7-14C9-4292-83E0-4CDCA5CC1364}" destId="{810B0414-D3C8-4F53-838C-81DF2FB2ADEE}" srcOrd="5" destOrd="0" presId="urn:microsoft.com/office/officeart/2005/8/layout/hierarchy1"/>
    <dgm:cxn modelId="{5530C629-86C3-BA48-9009-F6E6DFCEA09F}" type="presParOf" srcId="{810B0414-D3C8-4F53-838C-81DF2FB2ADEE}" destId="{B5061492-34FC-4540-BAD2-B4C3E39A5246}" srcOrd="0" destOrd="0" presId="urn:microsoft.com/office/officeart/2005/8/layout/hierarchy1"/>
    <dgm:cxn modelId="{91C2B818-67F0-4848-8EFB-2C194FCDE6B0}" type="presParOf" srcId="{B5061492-34FC-4540-BAD2-B4C3E39A5246}" destId="{68550C2F-0F93-45CA-BF08-61ABBB795573}" srcOrd="0" destOrd="0" presId="urn:microsoft.com/office/officeart/2005/8/layout/hierarchy1"/>
    <dgm:cxn modelId="{AFA69E35-CF0F-F64D-AF22-B6AC87E76DA8}" type="presParOf" srcId="{B5061492-34FC-4540-BAD2-B4C3E39A5246}" destId="{50E80C54-FB63-43B3-9556-12E949ECFB7C}" srcOrd="1" destOrd="0" presId="urn:microsoft.com/office/officeart/2005/8/layout/hierarchy1"/>
    <dgm:cxn modelId="{D26DDACA-C6F1-4B4D-934B-48FF087D1415}" type="presParOf" srcId="{810B0414-D3C8-4F53-838C-81DF2FB2ADEE}" destId="{A7567124-02EE-4A37-9F3C-117624FA5C54}" srcOrd="1" destOrd="0" presId="urn:microsoft.com/office/officeart/2005/8/layout/hierarchy1"/>
    <dgm:cxn modelId="{A583C38F-3F7B-4C44-96D7-125278833AB2}" type="presParOf" srcId="{A7567124-02EE-4A37-9F3C-117624FA5C54}" destId="{9A5F20F6-320B-4A1A-B2DA-C5CEB331EB3F}" srcOrd="0" destOrd="0" presId="urn:microsoft.com/office/officeart/2005/8/layout/hierarchy1"/>
    <dgm:cxn modelId="{3FE52AE1-ABE9-F541-9CA3-03471812083A}" type="presParOf" srcId="{A7567124-02EE-4A37-9F3C-117624FA5C54}" destId="{A6403402-182D-4A34-9B83-1DE02D8FEA69}" srcOrd="1" destOrd="0" presId="urn:microsoft.com/office/officeart/2005/8/layout/hierarchy1"/>
    <dgm:cxn modelId="{8FF91468-E1B6-1E44-ACA5-7C7D6F659267}" type="presParOf" srcId="{A6403402-182D-4A34-9B83-1DE02D8FEA69}" destId="{C112B8AE-EDAB-42B7-A276-0ACA2161559F}" srcOrd="0" destOrd="0" presId="urn:microsoft.com/office/officeart/2005/8/layout/hierarchy1"/>
    <dgm:cxn modelId="{5E5DEDFD-814B-824B-86DB-F10640D0DCC7}" type="presParOf" srcId="{C112B8AE-EDAB-42B7-A276-0ACA2161559F}" destId="{6A9F4F96-1F4D-421D-A2AB-5EF672CE2355}" srcOrd="0" destOrd="0" presId="urn:microsoft.com/office/officeart/2005/8/layout/hierarchy1"/>
    <dgm:cxn modelId="{854FFCE5-28D8-CD42-82D3-13D65A8814B3}" type="presParOf" srcId="{C112B8AE-EDAB-42B7-A276-0ACA2161559F}" destId="{C1A5BF6D-30A9-456A-B188-675E49E8B561}" srcOrd="1" destOrd="0" presId="urn:microsoft.com/office/officeart/2005/8/layout/hierarchy1"/>
    <dgm:cxn modelId="{A69F764B-30F5-674A-B7B7-DD94B6452FF1}" type="presParOf" srcId="{A6403402-182D-4A34-9B83-1DE02D8FEA69}" destId="{CB8255AD-7D7D-4358-8ABB-DE38B656415A}" srcOrd="1" destOrd="0" presId="urn:microsoft.com/office/officeart/2005/8/layout/hierarchy1"/>
    <dgm:cxn modelId="{BB0A68D2-E747-0F45-8533-FDE454BAC3DD}" type="presParOf" srcId="{955D72CC-8106-4BDD-BF54-C03BDBA2A944}" destId="{156F8D76-BD1E-45A0-822E-EEBD6864618A}" srcOrd="2" destOrd="0" presId="urn:microsoft.com/office/officeart/2005/8/layout/hierarchy1"/>
    <dgm:cxn modelId="{2FB62F2B-CF16-4847-AAF8-C8E2E463396F}" type="presParOf" srcId="{955D72CC-8106-4BDD-BF54-C03BDBA2A944}" destId="{86CBB2AD-9DE8-4714-A97C-288FD318BA1A}" srcOrd="3" destOrd="0" presId="urn:microsoft.com/office/officeart/2005/8/layout/hierarchy1"/>
    <dgm:cxn modelId="{2771FB2E-BB3C-074C-868F-C4FE11E64EDF}" type="presParOf" srcId="{86CBB2AD-9DE8-4714-A97C-288FD318BA1A}" destId="{7DC5080C-2EEA-47F9-8E54-8EAB3D3CE388}" srcOrd="0" destOrd="0" presId="urn:microsoft.com/office/officeart/2005/8/layout/hierarchy1"/>
    <dgm:cxn modelId="{AB47C240-F10F-2E44-875E-267A8F58462D}" type="presParOf" srcId="{7DC5080C-2EEA-47F9-8E54-8EAB3D3CE388}" destId="{D6C79C35-2CC1-430A-B3DF-8545C8DE1565}" srcOrd="0" destOrd="0" presId="urn:microsoft.com/office/officeart/2005/8/layout/hierarchy1"/>
    <dgm:cxn modelId="{73DB641F-E796-B648-8E10-C3E9DCFEB5B8}" type="presParOf" srcId="{7DC5080C-2EEA-47F9-8E54-8EAB3D3CE388}" destId="{106A2C4C-EECD-475E-898C-B754A25DA56D}" srcOrd="1" destOrd="0" presId="urn:microsoft.com/office/officeart/2005/8/layout/hierarchy1"/>
    <dgm:cxn modelId="{469B19B8-3D52-DC44-85A3-EB664E77F160}" type="presParOf" srcId="{86CBB2AD-9DE8-4714-A97C-288FD318BA1A}" destId="{C0545DE1-1E1A-4D66-982B-AB91639525C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FAF850-C44B-4E57-9A3F-C176E874ABBC}">
      <dsp:nvSpPr>
        <dsp:cNvPr id="0" name=""/>
        <dsp:cNvSpPr/>
      </dsp:nvSpPr>
      <dsp:spPr>
        <a:xfrm>
          <a:off x="2322555" y="860227"/>
          <a:ext cx="732705" cy="732705"/>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1066800">
            <a:lnSpc>
              <a:spcPct val="90000"/>
            </a:lnSpc>
            <a:spcBef>
              <a:spcPct val="0"/>
            </a:spcBef>
            <a:spcAft>
              <a:spcPct val="35000"/>
            </a:spcAft>
          </a:pPr>
          <a:r>
            <a:rPr lang="en-US" sz="2400" kern="1200"/>
            <a:t>OPC</a:t>
          </a:r>
        </a:p>
      </dsp:txBody>
      <dsp:txXfrm>
        <a:off x="2358323" y="895995"/>
        <a:ext cx="661169" cy="661169"/>
      </dsp:txXfrm>
    </dsp:sp>
    <dsp:sp modelId="{E0EFA1A3-E033-4489-9566-2CE34B7DDC09}">
      <dsp:nvSpPr>
        <dsp:cNvPr id="0" name=""/>
        <dsp:cNvSpPr/>
      </dsp:nvSpPr>
      <dsp:spPr>
        <a:xfrm rot="12080178">
          <a:off x="2042414" y="1030706"/>
          <a:ext cx="290082" cy="0"/>
        </a:xfrm>
        <a:custGeom>
          <a:avLst/>
          <a:gdLst/>
          <a:ahLst/>
          <a:cxnLst/>
          <a:rect l="0" t="0" r="0" b="0"/>
          <a:pathLst>
            <a:path>
              <a:moveTo>
                <a:pt x="0" y="0"/>
              </a:moveTo>
              <a:lnTo>
                <a:pt x="290082" y="0"/>
              </a:lnTo>
            </a:path>
          </a:pathLst>
        </a:custGeom>
        <a:noFill/>
        <a:ln w="6350" cap="flat" cmpd="sng" algn="ctr">
          <a:solidFill>
            <a:scrgbClr r="0" g="0" b="0"/>
          </a:solidFill>
          <a:prstDash val="solid"/>
          <a:miter lim="800000"/>
          <a:headEnd type="triangle"/>
        </a:ln>
        <a:effectLst/>
      </dsp:spPr>
      <dsp:style>
        <a:lnRef idx="1">
          <a:scrgbClr r="0" g="0" b="0"/>
        </a:lnRef>
        <a:fillRef idx="0">
          <a:scrgbClr r="0" g="0" b="0"/>
        </a:fillRef>
        <a:effectRef idx="0">
          <a:scrgbClr r="0" g="0" b="0"/>
        </a:effectRef>
        <a:fontRef idx="minor"/>
      </dsp:style>
    </dsp:sp>
    <dsp:sp modelId="{F512FE87-7BA3-4383-ABA2-B2138C6D1CC3}">
      <dsp:nvSpPr>
        <dsp:cNvPr id="0" name=""/>
        <dsp:cNvSpPr/>
      </dsp:nvSpPr>
      <dsp:spPr>
        <a:xfrm>
          <a:off x="298439" y="302148"/>
          <a:ext cx="1777771" cy="675785"/>
        </a:xfrm>
        <a:prstGeom prst="roundRect">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EWB-HK</a:t>
          </a:r>
        </a:p>
        <a:p>
          <a:pPr lvl="0" algn="ctr" defTabSz="444500">
            <a:lnSpc>
              <a:spcPct val="90000"/>
            </a:lnSpc>
            <a:spcBef>
              <a:spcPct val="0"/>
            </a:spcBef>
            <a:spcAft>
              <a:spcPct val="35000"/>
            </a:spcAft>
          </a:pPr>
          <a:r>
            <a:rPr lang="en-US" sz="1000" kern="1200"/>
            <a:t>Members / Volunteers </a:t>
          </a:r>
        </a:p>
      </dsp:txBody>
      <dsp:txXfrm>
        <a:off x="331428" y="335137"/>
        <a:ext cx="1711793" cy="609807"/>
      </dsp:txXfrm>
    </dsp:sp>
    <dsp:sp modelId="{F6618C7A-DB9F-4BC5-8B44-0E3C6C97C93C}">
      <dsp:nvSpPr>
        <dsp:cNvPr id="0" name=""/>
        <dsp:cNvSpPr/>
      </dsp:nvSpPr>
      <dsp:spPr>
        <a:xfrm rot="9615297">
          <a:off x="2042981" y="1406734"/>
          <a:ext cx="288041" cy="0"/>
        </a:xfrm>
        <a:custGeom>
          <a:avLst/>
          <a:gdLst/>
          <a:ahLst/>
          <a:cxnLst/>
          <a:rect l="0" t="0" r="0" b="0"/>
          <a:pathLst>
            <a:path>
              <a:moveTo>
                <a:pt x="0" y="0"/>
              </a:moveTo>
              <a:lnTo>
                <a:pt x="288041" y="0"/>
              </a:lnTo>
            </a:path>
          </a:pathLst>
        </a:custGeom>
        <a:noFill/>
        <a:ln w="6350" cap="flat" cmpd="sng" algn="ctr">
          <a:solidFill>
            <a:scrgbClr r="0" g="0" b="0"/>
          </a:solidFill>
          <a:prstDash val="solid"/>
          <a:miter lim="800000"/>
          <a:headEnd type="triangle"/>
          <a:tailEnd type="none"/>
        </a:ln>
        <a:effectLst/>
      </dsp:spPr>
      <dsp:style>
        <a:lnRef idx="1">
          <a:scrgbClr r="0" g="0" b="0"/>
        </a:lnRef>
        <a:fillRef idx="0">
          <a:scrgbClr r="0" g="0" b="0"/>
        </a:fillRef>
        <a:effectRef idx="0">
          <a:scrgbClr r="0" g="0" b="0"/>
        </a:effectRef>
        <a:fontRef idx="minor"/>
      </dsp:style>
    </dsp:sp>
    <dsp:sp modelId="{1BEF8C7B-C202-4E2E-8344-37FE9585BC24}">
      <dsp:nvSpPr>
        <dsp:cNvPr id="0" name=""/>
        <dsp:cNvSpPr/>
      </dsp:nvSpPr>
      <dsp:spPr>
        <a:xfrm>
          <a:off x="302224" y="1430982"/>
          <a:ext cx="1749224" cy="676678"/>
        </a:xfrm>
        <a:prstGeom prst="roundRect">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Other</a:t>
          </a:r>
          <a:r>
            <a:rPr lang="en-US" sz="1000" kern="1200" baseline="0"/>
            <a:t> Possible LOCAL SUPPORT</a:t>
          </a:r>
          <a:endParaRPr lang="en-US" sz="1000" kern="1200"/>
        </a:p>
      </dsp:txBody>
      <dsp:txXfrm>
        <a:off x="335257" y="1464015"/>
        <a:ext cx="1683158" cy="610612"/>
      </dsp:txXfrm>
    </dsp:sp>
    <dsp:sp modelId="{07BCCEAE-60F7-4F7E-BFFD-AE09C87A98D0}">
      <dsp:nvSpPr>
        <dsp:cNvPr id="0" name=""/>
        <dsp:cNvSpPr/>
      </dsp:nvSpPr>
      <dsp:spPr>
        <a:xfrm rot="20288899">
          <a:off x="3046741" y="1035531"/>
          <a:ext cx="237156" cy="0"/>
        </a:xfrm>
        <a:custGeom>
          <a:avLst/>
          <a:gdLst/>
          <a:ahLst/>
          <a:cxnLst/>
          <a:rect l="0" t="0" r="0" b="0"/>
          <a:pathLst>
            <a:path>
              <a:moveTo>
                <a:pt x="0" y="0"/>
              </a:moveTo>
              <a:lnTo>
                <a:pt x="237156" y="0"/>
              </a:lnTo>
            </a:path>
          </a:pathLst>
        </a:custGeom>
        <a:noFill/>
        <a:ln w="6350" cap="flat" cmpd="sng" algn="ctr">
          <a:solidFill>
            <a:scrgbClr r="0" g="0" b="0"/>
          </a:solidFill>
          <a:prstDash val="solid"/>
          <a:miter lim="800000"/>
          <a:headEnd type="none"/>
          <a:tailEnd type="triangle"/>
        </a:ln>
        <a:effectLst/>
      </dsp:spPr>
      <dsp:style>
        <a:lnRef idx="1">
          <a:scrgbClr r="0" g="0" b="0"/>
        </a:lnRef>
        <a:fillRef idx="0">
          <a:scrgbClr r="0" g="0" b="0"/>
        </a:fillRef>
        <a:effectRef idx="0">
          <a:scrgbClr r="0" g="0" b="0"/>
        </a:effectRef>
        <a:fontRef idx="minor"/>
      </dsp:style>
    </dsp:sp>
    <dsp:sp modelId="{2EBF38C2-1653-4579-AD19-4E9C4025BB31}">
      <dsp:nvSpPr>
        <dsp:cNvPr id="0" name=""/>
        <dsp:cNvSpPr/>
      </dsp:nvSpPr>
      <dsp:spPr>
        <a:xfrm>
          <a:off x="3265220" y="337230"/>
          <a:ext cx="1651577" cy="654165"/>
        </a:xfrm>
        <a:prstGeom prst="roundRect">
          <a:avLst/>
        </a:prstGeom>
        <a:solidFill>
          <a:srgbClr val="00B05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altLang="zh-TW" sz="1000" kern="1200"/>
            <a:t>Individual Overseas Disadvantaged communities</a:t>
          </a:r>
          <a:endParaRPr lang="en-US" sz="1000" kern="1200"/>
        </a:p>
      </dsp:txBody>
      <dsp:txXfrm>
        <a:off x="3297154" y="369164"/>
        <a:ext cx="1587709" cy="590297"/>
      </dsp:txXfrm>
    </dsp:sp>
    <dsp:sp modelId="{494265DB-5EEA-4D0C-B59B-9E4128055B77}">
      <dsp:nvSpPr>
        <dsp:cNvPr id="0" name=""/>
        <dsp:cNvSpPr/>
      </dsp:nvSpPr>
      <dsp:spPr>
        <a:xfrm rot="1281082">
          <a:off x="3044377" y="1427530"/>
          <a:ext cx="317156" cy="0"/>
        </a:xfrm>
        <a:custGeom>
          <a:avLst/>
          <a:gdLst/>
          <a:ahLst/>
          <a:cxnLst/>
          <a:rect l="0" t="0" r="0" b="0"/>
          <a:pathLst>
            <a:path>
              <a:moveTo>
                <a:pt x="0" y="0"/>
              </a:moveTo>
              <a:lnTo>
                <a:pt x="317156" y="0"/>
              </a:lnTo>
            </a:path>
          </a:pathLst>
        </a:custGeom>
        <a:noFill/>
        <a:ln w="6350" cap="flat" cmpd="sng" algn="ctr">
          <a:solidFill>
            <a:scrgbClr r="0" g="0" b="0"/>
          </a:solidFill>
          <a:prstDash val="solid"/>
          <a:miter lim="800000"/>
          <a:tailEnd type="triangle"/>
        </a:ln>
        <a:effectLst/>
      </dsp:spPr>
      <dsp:style>
        <a:lnRef idx="1">
          <a:scrgbClr r="0" g="0" b="0"/>
        </a:lnRef>
        <a:fillRef idx="0">
          <a:scrgbClr r="0" g="0" b="0"/>
        </a:fillRef>
        <a:effectRef idx="0">
          <a:scrgbClr r="0" g="0" b="0"/>
        </a:effectRef>
        <a:fontRef idx="minor"/>
      </dsp:style>
    </dsp:sp>
    <dsp:sp modelId="{A46C3D88-B1F2-42E5-9BCC-DD51A611DE22}">
      <dsp:nvSpPr>
        <dsp:cNvPr id="0" name=""/>
        <dsp:cNvSpPr/>
      </dsp:nvSpPr>
      <dsp:spPr>
        <a:xfrm>
          <a:off x="3313332" y="1485266"/>
          <a:ext cx="1666785" cy="622398"/>
        </a:xfrm>
        <a:prstGeom prst="roundRect">
          <a:avLst/>
        </a:prstGeom>
        <a:solidFill>
          <a:srgbClr val="00B05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Overseas NGOs / Avademia / Charities</a:t>
          </a:r>
        </a:p>
      </dsp:txBody>
      <dsp:txXfrm>
        <a:off x="3343715" y="1515649"/>
        <a:ext cx="1606019" cy="561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6F8D76-BD1E-45A0-822E-EEBD6864618A}">
      <dsp:nvSpPr>
        <dsp:cNvPr id="0" name=""/>
        <dsp:cNvSpPr/>
      </dsp:nvSpPr>
      <dsp:spPr>
        <a:xfrm>
          <a:off x="3164457" y="603805"/>
          <a:ext cx="580032" cy="276042"/>
        </a:xfrm>
        <a:custGeom>
          <a:avLst/>
          <a:gdLst/>
          <a:ahLst/>
          <a:cxnLst/>
          <a:rect l="0" t="0" r="0" b="0"/>
          <a:pathLst>
            <a:path>
              <a:moveTo>
                <a:pt x="0" y="0"/>
              </a:moveTo>
              <a:lnTo>
                <a:pt x="0" y="188115"/>
              </a:lnTo>
              <a:lnTo>
                <a:pt x="580032" y="188115"/>
              </a:lnTo>
              <a:lnTo>
                <a:pt x="580032" y="2760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5F20F6-320B-4A1A-B2DA-C5CEB331EB3F}">
      <dsp:nvSpPr>
        <dsp:cNvPr id="0" name=""/>
        <dsp:cNvSpPr/>
      </dsp:nvSpPr>
      <dsp:spPr>
        <a:xfrm>
          <a:off x="3698769" y="2361303"/>
          <a:ext cx="91440" cy="276042"/>
        </a:xfrm>
        <a:custGeom>
          <a:avLst/>
          <a:gdLst/>
          <a:ahLst/>
          <a:cxnLst/>
          <a:rect l="0" t="0" r="0" b="0"/>
          <a:pathLst>
            <a:path>
              <a:moveTo>
                <a:pt x="45720" y="0"/>
              </a:moveTo>
              <a:lnTo>
                <a:pt x="45720" y="2760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525A1-9B55-417C-9E52-59FE347AF6C9}">
      <dsp:nvSpPr>
        <dsp:cNvPr id="0" name=""/>
        <dsp:cNvSpPr/>
      </dsp:nvSpPr>
      <dsp:spPr>
        <a:xfrm>
          <a:off x="2584424" y="1482554"/>
          <a:ext cx="1160064" cy="276042"/>
        </a:xfrm>
        <a:custGeom>
          <a:avLst/>
          <a:gdLst/>
          <a:ahLst/>
          <a:cxnLst/>
          <a:rect l="0" t="0" r="0" b="0"/>
          <a:pathLst>
            <a:path>
              <a:moveTo>
                <a:pt x="0" y="0"/>
              </a:moveTo>
              <a:lnTo>
                <a:pt x="0" y="188115"/>
              </a:lnTo>
              <a:lnTo>
                <a:pt x="1160064" y="188115"/>
              </a:lnTo>
              <a:lnTo>
                <a:pt x="1160064" y="27604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D8901-0D38-4896-BCBB-D3052163EEFB}">
      <dsp:nvSpPr>
        <dsp:cNvPr id="0" name=""/>
        <dsp:cNvSpPr/>
      </dsp:nvSpPr>
      <dsp:spPr>
        <a:xfrm>
          <a:off x="2538704" y="2361303"/>
          <a:ext cx="91440" cy="276042"/>
        </a:xfrm>
        <a:custGeom>
          <a:avLst/>
          <a:gdLst/>
          <a:ahLst/>
          <a:cxnLst/>
          <a:rect l="0" t="0" r="0" b="0"/>
          <a:pathLst>
            <a:path>
              <a:moveTo>
                <a:pt x="45720" y="0"/>
              </a:moveTo>
              <a:lnTo>
                <a:pt x="45720" y="2760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0AD63-D06B-4187-AA8B-C626C8358565}">
      <dsp:nvSpPr>
        <dsp:cNvPr id="0" name=""/>
        <dsp:cNvSpPr/>
      </dsp:nvSpPr>
      <dsp:spPr>
        <a:xfrm>
          <a:off x="2538704" y="1482554"/>
          <a:ext cx="91440" cy="276042"/>
        </a:xfrm>
        <a:custGeom>
          <a:avLst/>
          <a:gdLst/>
          <a:ahLst/>
          <a:cxnLst/>
          <a:rect l="0" t="0" r="0" b="0"/>
          <a:pathLst>
            <a:path>
              <a:moveTo>
                <a:pt x="45720" y="0"/>
              </a:moveTo>
              <a:lnTo>
                <a:pt x="45720" y="27604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81F65-8C90-486B-B6DD-2F407F8BAC40}">
      <dsp:nvSpPr>
        <dsp:cNvPr id="0" name=""/>
        <dsp:cNvSpPr/>
      </dsp:nvSpPr>
      <dsp:spPr>
        <a:xfrm>
          <a:off x="1378639" y="2361303"/>
          <a:ext cx="91440" cy="276042"/>
        </a:xfrm>
        <a:custGeom>
          <a:avLst/>
          <a:gdLst/>
          <a:ahLst/>
          <a:cxnLst/>
          <a:rect l="0" t="0" r="0" b="0"/>
          <a:pathLst>
            <a:path>
              <a:moveTo>
                <a:pt x="45720" y="0"/>
              </a:moveTo>
              <a:lnTo>
                <a:pt x="45720" y="2760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666FD-C0F5-46A1-86FA-39165D60FD49}">
      <dsp:nvSpPr>
        <dsp:cNvPr id="0" name=""/>
        <dsp:cNvSpPr/>
      </dsp:nvSpPr>
      <dsp:spPr>
        <a:xfrm>
          <a:off x="1424359" y="1482554"/>
          <a:ext cx="1160064" cy="276042"/>
        </a:xfrm>
        <a:custGeom>
          <a:avLst/>
          <a:gdLst/>
          <a:ahLst/>
          <a:cxnLst/>
          <a:rect l="0" t="0" r="0" b="0"/>
          <a:pathLst>
            <a:path>
              <a:moveTo>
                <a:pt x="1160064" y="0"/>
              </a:moveTo>
              <a:lnTo>
                <a:pt x="1160064" y="188115"/>
              </a:lnTo>
              <a:lnTo>
                <a:pt x="0" y="188115"/>
              </a:lnTo>
              <a:lnTo>
                <a:pt x="0" y="27604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2FAAA-F88C-4A0A-BEB5-C8C538C19827}">
      <dsp:nvSpPr>
        <dsp:cNvPr id="0" name=""/>
        <dsp:cNvSpPr/>
      </dsp:nvSpPr>
      <dsp:spPr>
        <a:xfrm>
          <a:off x="2584424" y="603805"/>
          <a:ext cx="580032" cy="276042"/>
        </a:xfrm>
        <a:custGeom>
          <a:avLst/>
          <a:gdLst/>
          <a:ahLst/>
          <a:cxnLst/>
          <a:rect l="0" t="0" r="0" b="0"/>
          <a:pathLst>
            <a:path>
              <a:moveTo>
                <a:pt x="580032" y="0"/>
              </a:moveTo>
              <a:lnTo>
                <a:pt x="580032" y="188115"/>
              </a:lnTo>
              <a:lnTo>
                <a:pt x="0" y="188115"/>
              </a:lnTo>
              <a:lnTo>
                <a:pt x="0" y="2760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3DC76D-5E28-4287-8419-BEE4FFA768F3}">
      <dsp:nvSpPr>
        <dsp:cNvPr id="0" name=""/>
        <dsp:cNvSpPr/>
      </dsp:nvSpPr>
      <dsp:spPr>
        <a:xfrm>
          <a:off x="2689885" y="1098"/>
          <a:ext cx="949144" cy="6027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83A380-50EA-45D7-967E-6D77D9AC1101}">
      <dsp:nvSpPr>
        <dsp:cNvPr id="0" name=""/>
        <dsp:cNvSpPr/>
      </dsp:nvSpPr>
      <dsp:spPr>
        <a:xfrm>
          <a:off x="2795345" y="101286"/>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EWB - BoD</a:t>
          </a:r>
          <a:endParaRPr lang="zh-TW" altLang="en-US" sz="800" kern="1200"/>
        </a:p>
      </dsp:txBody>
      <dsp:txXfrm>
        <a:off x="2812998" y="118939"/>
        <a:ext cx="913838" cy="567400"/>
      </dsp:txXfrm>
    </dsp:sp>
    <dsp:sp modelId="{B455B867-E745-4B57-89FC-41B04F9A864E}">
      <dsp:nvSpPr>
        <dsp:cNvPr id="0" name=""/>
        <dsp:cNvSpPr/>
      </dsp:nvSpPr>
      <dsp:spPr>
        <a:xfrm>
          <a:off x="2109852" y="879847"/>
          <a:ext cx="949144" cy="60270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78B13F-7FB8-4DF8-8565-FA1FDF78C37A}">
      <dsp:nvSpPr>
        <dsp:cNvPr id="0" name=""/>
        <dsp:cNvSpPr/>
      </dsp:nvSpPr>
      <dsp:spPr>
        <a:xfrm>
          <a:off x="2215313" y="980035"/>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Young Members Group (YMG)</a:t>
          </a:r>
          <a:endParaRPr lang="zh-TW" altLang="en-US" sz="800" kern="1200"/>
        </a:p>
      </dsp:txBody>
      <dsp:txXfrm>
        <a:off x="2232966" y="997688"/>
        <a:ext cx="913838" cy="567400"/>
      </dsp:txXfrm>
    </dsp:sp>
    <dsp:sp modelId="{C2931EEE-079E-48B2-A5F7-53FBE189FBDC}">
      <dsp:nvSpPr>
        <dsp:cNvPr id="0" name=""/>
        <dsp:cNvSpPr/>
      </dsp:nvSpPr>
      <dsp:spPr>
        <a:xfrm>
          <a:off x="949787" y="1758597"/>
          <a:ext cx="949144" cy="60270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9EB582-852B-44BC-AEB3-3BBEC498465A}">
      <dsp:nvSpPr>
        <dsp:cNvPr id="0" name=""/>
        <dsp:cNvSpPr/>
      </dsp:nvSpPr>
      <dsp:spPr>
        <a:xfrm>
          <a:off x="1055248" y="1858784"/>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HKU</a:t>
          </a:r>
        </a:p>
        <a:p>
          <a:pPr lvl="0" algn="ctr" defTabSz="355600">
            <a:lnSpc>
              <a:spcPct val="90000"/>
            </a:lnSpc>
            <a:spcBef>
              <a:spcPct val="0"/>
            </a:spcBef>
            <a:spcAft>
              <a:spcPct val="35000"/>
            </a:spcAft>
          </a:pPr>
          <a:r>
            <a:rPr lang="en-US" altLang="zh-TW" sz="800" kern="1200"/>
            <a:t>Student Chapter</a:t>
          </a:r>
          <a:endParaRPr lang="zh-TW" altLang="en-US" sz="800" kern="1200"/>
        </a:p>
      </dsp:txBody>
      <dsp:txXfrm>
        <a:off x="1072901" y="1876437"/>
        <a:ext cx="913838" cy="567400"/>
      </dsp:txXfrm>
    </dsp:sp>
    <dsp:sp modelId="{70447A0B-3199-4389-9A1E-D2B3192E87C8}">
      <dsp:nvSpPr>
        <dsp:cNvPr id="0" name=""/>
        <dsp:cNvSpPr/>
      </dsp:nvSpPr>
      <dsp:spPr>
        <a:xfrm>
          <a:off x="949787" y="2637346"/>
          <a:ext cx="949144" cy="60270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5B54D7-79F5-4C3A-A1D9-E7A1C98588AD}">
      <dsp:nvSpPr>
        <dsp:cNvPr id="0" name=""/>
        <dsp:cNvSpPr/>
      </dsp:nvSpPr>
      <dsp:spPr>
        <a:xfrm>
          <a:off x="1055248" y="2737533"/>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Student Members</a:t>
          </a:r>
          <a:endParaRPr lang="zh-TW" altLang="en-US" sz="800" kern="1200"/>
        </a:p>
      </dsp:txBody>
      <dsp:txXfrm>
        <a:off x="1072901" y="2755186"/>
        <a:ext cx="913838" cy="567400"/>
      </dsp:txXfrm>
    </dsp:sp>
    <dsp:sp modelId="{55AFBC88-6BB8-49CA-9EF5-9155CB9FC56B}">
      <dsp:nvSpPr>
        <dsp:cNvPr id="0" name=""/>
        <dsp:cNvSpPr/>
      </dsp:nvSpPr>
      <dsp:spPr>
        <a:xfrm>
          <a:off x="2109852" y="1758597"/>
          <a:ext cx="949144" cy="60270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7764E0-E5BF-49DF-B9EC-5181FF3CE24C}">
      <dsp:nvSpPr>
        <dsp:cNvPr id="0" name=""/>
        <dsp:cNvSpPr/>
      </dsp:nvSpPr>
      <dsp:spPr>
        <a:xfrm>
          <a:off x="2215313" y="1858784"/>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HKUST</a:t>
          </a:r>
        </a:p>
        <a:p>
          <a:pPr lvl="0" algn="ctr" defTabSz="355600">
            <a:lnSpc>
              <a:spcPct val="90000"/>
            </a:lnSpc>
            <a:spcBef>
              <a:spcPct val="0"/>
            </a:spcBef>
            <a:spcAft>
              <a:spcPct val="35000"/>
            </a:spcAft>
          </a:pPr>
          <a:r>
            <a:rPr lang="en-US" altLang="zh-TW" sz="800" kern="1200"/>
            <a:t>Student Chapter</a:t>
          </a:r>
          <a:endParaRPr lang="zh-TW" altLang="en-US" sz="800" kern="1200"/>
        </a:p>
      </dsp:txBody>
      <dsp:txXfrm>
        <a:off x="2232966" y="1876437"/>
        <a:ext cx="913838" cy="567400"/>
      </dsp:txXfrm>
    </dsp:sp>
    <dsp:sp modelId="{B357DED4-C6A9-4855-B719-D19848262690}">
      <dsp:nvSpPr>
        <dsp:cNvPr id="0" name=""/>
        <dsp:cNvSpPr/>
      </dsp:nvSpPr>
      <dsp:spPr>
        <a:xfrm>
          <a:off x="2109852" y="2637346"/>
          <a:ext cx="949144" cy="60270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ECFC07-DD9D-48CF-BBC9-F6CE53305AFD}">
      <dsp:nvSpPr>
        <dsp:cNvPr id="0" name=""/>
        <dsp:cNvSpPr/>
      </dsp:nvSpPr>
      <dsp:spPr>
        <a:xfrm>
          <a:off x="2215313" y="2737533"/>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Student Members</a:t>
          </a:r>
          <a:endParaRPr lang="zh-TW" altLang="en-US" sz="800" kern="1200"/>
        </a:p>
      </dsp:txBody>
      <dsp:txXfrm>
        <a:off x="2232966" y="2755186"/>
        <a:ext cx="913838" cy="567400"/>
      </dsp:txXfrm>
    </dsp:sp>
    <dsp:sp modelId="{68550C2F-0F93-45CA-BF08-61ABBB795573}">
      <dsp:nvSpPr>
        <dsp:cNvPr id="0" name=""/>
        <dsp:cNvSpPr/>
      </dsp:nvSpPr>
      <dsp:spPr>
        <a:xfrm>
          <a:off x="3269917" y="1758597"/>
          <a:ext cx="949144" cy="60270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E80C54-FB63-43B3-9556-12E949ECFB7C}">
      <dsp:nvSpPr>
        <dsp:cNvPr id="0" name=""/>
        <dsp:cNvSpPr/>
      </dsp:nvSpPr>
      <dsp:spPr>
        <a:xfrm>
          <a:off x="3375378" y="1858784"/>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Student Chapters from other tertiary institutions in HK(Future)</a:t>
          </a:r>
          <a:endParaRPr lang="zh-TW" altLang="en-US" sz="800" kern="1200"/>
        </a:p>
      </dsp:txBody>
      <dsp:txXfrm>
        <a:off x="3393031" y="1876437"/>
        <a:ext cx="913838" cy="567400"/>
      </dsp:txXfrm>
    </dsp:sp>
    <dsp:sp modelId="{6A9F4F96-1F4D-421D-A2AB-5EF672CE2355}">
      <dsp:nvSpPr>
        <dsp:cNvPr id="0" name=""/>
        <dsp:cNvSpPr/>
      </dsp:nvSpPr>
      <dsp:spPr>
        <a:xfrm>
          <a:off x="3269917" y="2637346"/>
          <a:ext cx="949144" cy="60270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A5BF6D-30A9-456A-B188-675E49E8B561}">
      <dsp:nvSpPr>
        <dsp:cNvPr id="0" name=""/>
        <dsp:cNvSpPr/>
      </dsp:nvSpPr>
      <dsp:spPr>
        <a:xfrm>
          <a:off x="3375378" y="2737533"/>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Student Members</a:t>
          </a:r>
          <a:endParaRPr lang="zh-TW" altLang="en-US" sz="800" kern="1200"/>
        </a:p>
      </dsp:txBody>
      <dsp:txXfrm>
        <a:off x="3393031" y="2755186"/>
        <a:ext cx="913838" cy="567400"/>
      </dsp:txXfrm>
    </dsp:sp>
    <dsp:sp modelId="{D6C79C35-2CC1-430A-B3DF-8545C8DE1565}">
      <dsp:nvSpPr>
        <dsp:cNvPr id="0" name=""/>
        <dsp:cNvSpPr/>
      </dsp:nvSpPr>
      <dsp:spPr>
        <a:xfrm>
          <a:off x="3269917" y="879847"/>
          <a:ext cx="949144" cy="60270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6A2C4C-EECD-475E-898C-B754A25DA56D}">
      <dsp:nvSpPr>
        <dsp:cNvPr id="0" name=""/>
        <dsp:cNvSpPr/>
      </dsp:nvSpPr>
      <dsp:spPr>
        <a:xfrm>
          <a:off x="3375378" y="980035"/>
          <a:ext cx="949144" cy="602706"/>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Other EWB Committee(s)</a:t>
          </a:r>
          <a:endParaRPr lang="zh-TW" altLang="en-US" sz="800" kern="1200"/>
        </a:p>
      </dsp:txBody>
      <dsp:txXfrm>
        <a:off x="3393031" y="997688"/>
        <a:ext cx="913838" cy="56740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kvRBhh04cZDDe17dygsHgpuUgA==">AMUW2mX1TCRg/db0HFA+fUfjU8llgvTm4doPtKgleHKvEaiotCcGm2nMz9REKCzVDZEsbmyHm+snE5uU+kgTdVxE3XeEHQFbmaB7rfIoZ4sSK+DG3Tn6IM0ywa8wMNUA+lilxUm/zLa1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42</Pages>
  <Words>12539</Words>
  <Characters>71474</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Swantex Asia</Company>
  <LinksUpToDate>false</LinksUpToDate>
  <CharactersWithSpaces>83846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City University of Hong Kong</dc:creator>
  <cp:lastModifiedBy>Claudio Canzonetta</cp:lastModifiedBy>
  <cp:revision>8</cp:revision>
  <dcterms:created xsi:type="dcterms:W3CDTF">2019-08-09T09:55:00Z</dcterms:created>
  <dcterms:modified xsi:type="dcterms:W3CDTF">2019-08-10T03:30:00Z</dcterms:modified>
</cp:coreProperties>
</file>